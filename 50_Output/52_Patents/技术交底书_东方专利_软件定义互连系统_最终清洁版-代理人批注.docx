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5F9EE" w14:textId="77777777" w:rsidR="00726E45" w:rsidRDefault="00926511">
      <w:pPr>
        <w:spacing w:after="0" w:line="240" w:lineRule="auto"/>
        <w:jc w:val="center"/>
        <w:rPr>
          <w:rFonts w:hint="eastAsia"/>
          <w:lang w:eastAsia="zh-CN"/>
        </w:rPr>
      </w:pPr>
      <w:r>
        <w:rPr>
          <w:b/>
          <w:sz w:val="30"/>
          <w:lang w:eastAsia="zh-CN"/>
        </w:rPr>
        <w:t>技术交底书</w:t>
      </w:r>
    </w:p>
    <w:p w14:paraId="03B1D2F1" w14:textId="77777777" w:rsidR="00726E45" w:rsidRDefault="00926511">
      <w:pPr>
        <w:spacing w:after="0" w:line="240" w:lineRule="auto"/>
        <w:jc w:val="center"/>
        <w:rPr>
          <w:rFonts w:hint="eastAsia"/>
          <w:lang w:eastAsia="zh-CN"/>
        </w:rPr>
      </w:pPr>
      <w:r>
        <w:rPr>
          <w:b/>
          <w:sz w:val="24"/>
          <w:lang w:eastAsia="zh-CN"/>
        </w:rPr>
        <w:t>一种软件定义互连系统及其拓扑调度方法</w:t>
      </w:r>
    </w:p>
    <w:tbl>
      <w:tblPr>
        <w:tblStyle w:val="aff1"/>
        <w:tblW w:w="0" w:type="auto"/>
        <w:jc w:val="center"/>
        <w:tblLook w:val="04A0" w:firstRow="1" w:lastRow="0" w:firstColumn="1" w:lastColumn="0" w:noHBand="0" w:noVBand="1"/>
      </w:tblPr>
      <w:tblGrid>
        <w:gridCol w:w="2705"/>
        <w:gridCol w:w="2705"/>
        <w:gridCol w:w="2705"/>
        <w:gridCol w:w="2705"/>
      </w:tblGrid>
      <w:tr w:rsidR="00726E45" w14:paraId="2F047D45" w14:textId="77777777">
        <w:trPr>
          <w:jc w:val="center"/>
        </w:trPr>
        <w:tc>
          <w:tcPr>
            <w:tcW w:w="2705" w:type="dxa"/>
            <w:shd w:val="clear" w:color="auto" w:fill="EDEDED"/>
            <w:vAlign w:val="center"/>
          </w:tcPr>
          <w:p w14:paraId="57F612DC" w14:textId="77777777" w:rsidR="00726E45" w:rsidRDefault="00926511">
            <w:pPr>
              <w:rPr>
                <w:rFonts w:hint="eastAsia"/>
              </w:rPr>
            </w:pPr>
            <w:r>
              <w:rPr>
                <w:b/>
                <w:sz w:val="13"/>
              </w:rPr>
              <w:t>一、发明创造名称</w:t>
            </w:r>
          </w:p>
        </w:tc>
        <w:tc>
          <w:tcPr>
            <w:tcW w:w="2705" w:type="dxa"/>
            <w:vAlign w:val="center"/>
          </w:tcPr>
          <w:p w14:paraId="163E5B50" w14:textId="77777777" w:rsidR="00726E45" w:rsidRDefault="00926511">
            <w:pPr>
              <w:rPr>
                <w:rFonts w:hint="eastAsia"/>
                <w:lang w:eastAsia="zh-CN"/>
              </w:rPr>
            </w:pPr>
            <w:r>
              <w:rPr>
                <w:sz w:val="13"/>
                <w:lang w:eastAsia="zh-CN"/>
              </w:rPr>
              <w:t>一种软件定义互连系统及其拓扑调度方法</w:t>
            </w:r>
          </w:p>
        </w:tc>
        <w:tc>
          <w:tcPr>
            <w:tcW w:w="2705" w:type="dxa"/>
            <w:shd w:val="clear" w:color="auto" w:fill="EDEDED"/>
            <w:vAlign w:val="center"/>
          </w:tcPr>
          <w:p w14:paraId="7141DA49" w14:textId="77777777" w:rsidR="00726E45" w:rsidRDefault="00926511">
            <w:pPr>
              <w:rPr>
                <w:rFonts w:hint="eastAsia"/>
              </w:rPr>
            </w:pPr>
            <w:r>
              <w:rPr>
                <w:b/>
                <w:sz w:val="13"/>
              </w:rPr>
              <w:t>二、专利类别</w:t>
            </w:r>
          </w:p>
        </w:tc>
        <w:tc>
          <w:tcPr>
            <w:tcW w:w="2705" w:type="dxa"/>
            <w:vAlign w:val="center"/>
          </w:tcPr>
          <w:p w14:paraId="066014A4" w14:textId="77777777" w:rsidR="00726E45" w:rsidRDefault="00926511">
            <w:pPr>
              <w:rPr>
                <w:rFonts w:hint="eastAsia"/>
                <w:lang w:eastAsia="zh-CN"/>
              </w:rPr>
            </w:pPr>
            <w:r>
              <w:rPr>
                <w:sz w:val="13"/>
                <w:lang w:eastAsia="zh-CN"/>
              </w:rPr>
              <w:t>发明（拟申请）；实用新型（否）</w:t>
            </w:r>
          </w:p>
        </w:tc>
      </w:tr>
      <w:tr w:rsidR="00726E45" w14:paraId="42B2E22E" w14:textId="77777777">
        <w:trPr>
          <w:jc w:val="center"/>
        </w:trPr>
        <w:tc>
          <w:tcPr>
            <w:tcW w:w="2705" w:type="dxa"/>
            <w:shd w:val="clear" w:color="auto" w:fill="EDEDED"/>
            <w:vAlign w:val="center"/>
          </w:tcPr>
          <w:p w14:paraId="5A46818D" w14:textId="77777777" w:rsidR="00726E45" w:rsidRDefault="00926511">
            <w:pPr>
              <w:rPr>
                <w:rFonts w:hint="eastAsia"/>
              </w:rPr>
            </w:pPr>
            <w:r>
              <w:rPr>
                <w:b/>
                <w:sz w:val="13"/>
              </w:rPr>
              <w:t>三、申请单位</w:t>
            </w:r>
          </w:p>
        </w:tc>
        <w:tc>
          <w:tcPr>
            <w:tcW w:w="2705" w:type="dxa"/>
            <w:vAlign w:val="center"/>
          </w:tcPr>
          <w:p w14:paraId="5DE4F4FC" w14:textId="77777777" w:rsidR="00726E45" w:rsidRDefault="00926511">
            <w:pPr>
              <w:rPr>
                <w:rFonts w:hint="eastAsia"/>
              </w:rPr>
            </w:pPr>
            <w:r>
              <w:rPr>
                <w:sz w:val="13"/>
              </w:rPr>
              <w:t>复旦大学</w:t>
            </w:r>
          </w:p>
        </w:tc>
        <w:tc>
          <w:tcPr>
            <w:tcW w:w="2705" w:type="dxa"/>
            <w:shd w:val="clear" w:color="auto" w:fill="EDEDED"/>
            <w:vAlign w:val="center"/>
          </w:tcPr>
          <w:p w14:paraId="33973D91" w14:textId="77777777" w:rsidR="00726E45" w:rsidRDefault="00926511">
            <w:pPr>
              <w:rPr>
                <w:rFonts w:hint="eastAsia"/>
              </w:rPr>
            </w:pPr>
            <w:r>
              <w:rPr>
                <w:b/>
                <w:sz w:val="13"/>
              </w:rPr>
              <w:t>发明人</w:t>
            </w:r>
          </w:p>
        </w:tc>
        <w:tc>
          <w:tcPr>
            <w:tcW w:w="2705" w:type="dxa"/>
            <w:vAlign w:val="center"/>
          </w:tcPr>
          <w:p w14:paraId="4C21AB3B" w14:textId="77777777" w:rsidR="00726E45" w:rsidRDefault="00926511">
            <w:pPr>
              <w:rPr>
                <w:rFonts w:hint="eastAsia"/>
                <w:lang w:eastAsia="zh-CN"/>
              </w:rPr>
            </w:pPr>
            <w:r>
              <w:rPr>
                <w:sz w:val="13"/>
                <w:lang w:eastAsia="zh-CN"/>
              </w:rPr>
              <w:t>刘勤让、张帆、刘攀、曹伟</w:t>
            </w:r>
          </w:p>
        </w:tc>
      </w:tr>
      <w:tr w:rsidR="00726E45" w14:paraId="5AE98451" w14:textId="77777777">
        <w:trPr>
          <w:jc w:val="center"/>
        </w:trPr>
        <w:tc>
          <w:tcPr>
            <w:tcW w:w="2705" w:type="dxa"/>
            <w:shd w:val="clear" w:color="auto" w:fill="EDEDED"/>
            <w:vAlign w:val="center"/>
          </w:tcPr>
          <w:p w14:paraId="639BE031" w14:textId="77777777" w:rsidR="00726E45" w:rsidRDefault="00926511">
            <w:pPr>
              <w:rPr>
                <w:rFonts w:hint="eastAsia"/>
              </w:rPr>
            </w:pPr>
            <w:r>
              <w:rPr>
                <w:b/>
                <w:sz w:val="13"/>
              </w:rPr>
              <w:t>流程联系人</w:t>
            </w:r>
          </w:p>
        </w:tc>
        <w:tc>
          <w:tcPr>
            <w:tcW w:w="2705" w:type="dxa"/>
            <w:vAlign w:val="center"/>
          </w:tcPr>
          <w:p w14:paraId="6DF49DB3" w14:textId="77777777" w:rsidR="00726E45" w:rsidRDefault="00926511">
            <w:pPr>
              <w:rPr>
                <w:rFonts w:hint="eastAsia"/>
              </w:rPr>
            </w:pPr>
            <w:r>
              <w:rPr>
                <w:sz w:val="13"/>
              </w:rPr>
              <w:t>刘攀；电话/微信：13187201781；邮箱：25213050275@m.fudan.edu.cn</w:t>
            </w:r>
          </w:p>
        </w:tc>
        <w:tc>
          <w:tcPr>
            <w:tcW w:w="2705" w:type="dxa"/>
            <w:shd w:val="clear" w:color="auto" w:fill="EDEDED"/>
            <w:vAlign w:val="center"/>
          </w:tcPr>
          <w:p w14:paraId="5C52DD6D" w14:textId="77777777" w:rsidR="00726E45" w:rsidRDefault="00926511">
            <w:pPr>
              <w:rPr>
                <w:rFonts w:hint="eastAsia"/>
              </w:rPr>
            </w:pPr>
            <w:r>
              <w:rPr>
                <w:b/>
                <w:sz w:val="13"/>
              </w:rPr>
              <w:t>技术联系人</w:t>
            </w:r>
          </w:p>
        </w:tc>
        <w:tc>
          <w:tcPr>
            <w:tcW w:w="2705" w:type="dxa"/>
            <w:vAlign w:val="center"/>
          </w:tcPr>
          <w:p w14:paraId="7205931C" w14:textId="77777777" w:rsidR="00726E45" w:rsidRDefault="00926511">
            <w:pPr>
              <w:rPr>
                <w:rFonts w:hint="eastAsia"/>
              </w:rPr>
            </w:pPr>
            <w:r>
              <w:rPr>
                <w:sz w:val="13"/>
              </w:rPr>
              <w:t>张帆；电话/微信：18638109300；邮箱：ffzhang@fudan.edu.cn</w:t>
            </w:r>
          </w:p>
        </w:tc>
      </w:tr>
      <w:tr w:rsidR="00726E45" w14:paraId="488690C7" w14:textId="77777777">
        <w:trPr>
          <w:jc w:val="center"/>
        </w:trPr>
        <w:tc>
          <w:tcPr>
            <w:tcW w:w="2705" w:type="dxa"/>
            <w:shd w:val="clear" w:color="auto" w:fill="EDEDED"/>
            <w:vAlign w:val="center"/>
          </w:tcPr>
          <w:p w14:paraId="4B860E09" w14:textId="77777777" w:rsidR="00726E45" w:rsidRDefault="00926511">
            <w:pPr>
              <w:rPr>
                <w:rFonts w:hint="eastAsia"/>
              </w:rPr>
            </w:pPr>
            <w:r>
              <w:rPr>
                <w:sz w:val="13"/>
              </w:rPr>
              <w:t>公开/涉密情况</w:t>
            </w:r>
          </w:p>
        </w:tc>
        <w:tc>
          <w:tcPr>
            <w:tcW w:w="2705" w:type="dxa"/>
            <w:vAlign w:val="center"/>
          </w:tcPr>
          <w:p w14:paraId="70D55DB6" w14:textId="77777777" w:rsidR="00726E45" w:rsidRDefault="00926511">
            <w:pPr>
              <w:rPr>
                <w:rFonts w:hint="eastAsia"/>
              </w:rPr>
            </w:pPr>
            <w:r>
              <w:rPr>
                <w:sz w:val="13"/>
              </w:rPr>
              <w:t>技术未公开；不涉密</w:t>
            </w:r>
          </w:p>
        </w:tc>
        <w:tc>
          <w:tcPr>
            <w:tcW w:w="2705" w:type="dxa"/>
            <w:shd w:val="clear" w:color="auto" w:fill="EDEDED"/>
            <w:vAlign w:val="center"/>
          </w:tcPr>
          <w:p w14:paraId="44790547" w14:textId="77777777" w:rsidR="00726E45" w:rsidRDefault="00926511">
            <w:pPr>
              <w:rPr>
                <w:rFonts w:hint="eastAsia"/>
              </w:rPr>
            </w:pPr>
            <w:r>
              <w:rPr>
                <w:sz w:val="13"/>
              </w:rPr>
              <w:t>代理机构</w:t>
            </w:r>
          </w:p>
        </w:tc>
        <w:tc>
          <w:tcPr>
            <w:tcW w:w="2705" w:type="dxa"/>
            <w:vAlign w:val="center"/>
          </w:tcPr>
          <w:p w14:paraId="71CC5FDD" w14:textId="77777777" w:rsidR="00726E45" w:rsidRDefault="00926511">
            <w:pPr>
              <w:rPr>
                <w:rFonts w:hint="eastAsia"/>
              </w:rPr>
            </w:pPr>
            <w:r>
              <w:rPr>
                <w:sz w:val="13"/>
              </w:rPr>
              <w:t>委托东方专利代理</w:t>
            </w:r>
          </w:p>
        </w:tc>
      </w:tr>
    </w:tbl>
    <w:p w14:paraId="6D6D06EB" w14:textId="77777777" w:rsidR="00726E45" w:rsidRDefault="00926511">
      <w:pPr>
        <w:spacing w:after="0" w:line="240" w:lineRule="auto"/>
        <w:rPr>
          <w:rFonts w:hint="eastAsia"/>
          <w:lang w:eastAsia="zh-CN"/>
        </w:rPr>
      </w:pPr>
      <w:r>
        <w:rPr>
          <w:b/>
          <w:sz w:val="20"/>
          <w:lang w:eastAsia="zh-CN"/>
        </w:rPr>
        <w:t>四、本发明要解决的技术问题</w:t>
      </w:r>
    </w:p>
    <w:p w14:paraId="0AAF6367" w14:textId="77777777" w:rsidR="00726E45" w:rsidRDefault="00926511">
      <w:pPr>
        <w:spacing w:after="0" w:line="240" w:lineRule="auto"/>
        <w:rPr>
          <w:rFonts w:hint="eastAsia"/>
          <w:lang w:eastAsia="zh-CN"/>
        </w:rPr>
      </w:pPr>
      <w:r>
        <w:rPr>
          <w:sz w:val="15"/>
          <w:lang w:eastAsia="zh-CN"/>
        </w:rPr>
        <w:t>针对现有“计算节点 + 固定互连拓扑 + 软件通信协议栈”的体系，本发明主要解决以下问题：</w:t>
      </w:r>
    </w:p>
    <w:p w14:paraId="05852DFA" w14:textId="77777777" w:rsidR="00726E45" w:rsidRDefault="00926511">
      <w:pPr>
        <w:spacing w:after="0" w:line="240" w:lineRule="auto"/>
        <w:ind w:left="198" w:hanging="142"/>
        <w:rPr>
          <w:rFonts w:hint="eastAsia"/>
        </w:rPr>
      </w:pPr>
      <w:r>
        <w:rPr>
          <w:sz w:val="15"/>
        </w:rPr>
        <w:t>• 原语承载问题：现有互连网络主要承担点对点数据搬运，集合通信操作通常由端节点软件反复调用点对点传输模拟实现，互连网络本身缺少直接执行 AllReduce、Broadcast、Gather、Scatter、All-to-All、Reduce、Barrier 等原语的能力。</w:t>
      </w:r>
    </w:p>
    <w:p w14:paraId="61419534" w14:textId="77777777" w:rsidR="00726E45" w:rsidRDefault="00926511">
      <w:pPr>
        <w:spacing w:after="0" w:line="240" w:lineRule="auto"/>
        <w:ind w:left="198" w:hanging="142"/>
        <w:rPr>
          <w:rFonts w:hint="eastAsia"/>
          <w:lang w:eastAsia="zh-CN"/>
        </w:rPr>
      </w:pPr>
      <w:r>
        <w:rPr>
          <w:sz w:val="15"/>
          <w:lang w:eastAsia="zh-CN"/>
        </w:rPr>
        <w:t>• 拓扑重构问题：现有片上网络、片间网络或集群互连拓扑通常在设计或部署阶段固定，难以根据训练、推理、信号处理等不同负载阶段快速切换为 Ring、Tree、Butterfly、Mesh、Torus、Crossbar 等拓扑。</w:t>
      </w:r>
    </w:p>
    <w:p w14:paraId="2C05CD60" w14:textId="77777777" w:rsidR="00726E45" w:rsidRDefault="00926511">
      <w:pPr>
        <w:spacing w:after="0" w:line="240" w:lineRule="auto"/>
        <w:ind w:left="198" w:hanging="142"/>
        <w:rPr>
          <w:rFonts w:hint="eastAsia"/>
          <w:lang w:eastAsia="zh-CN"/>
        </w:rPr>
      </w:pPr>
      <w:r>
        <w:rPr>
          <w:sz w:val="15"/>
          <w:lang w:eastAsia="zh-CN"/>
        </w:rPr>
        <w:t>• 统一调度问题：计算算子与通信原语通常分别由计算节点和通信库处理，缺乏统一的编译/运行时调度机制，难以实现“计算-通信”融合流水线执行。</w:t>
      </w:r>
    </w:p>
    <w:p w14:paraId="75A49B69" w14:textId="77777777" w:rsidR="00726E45" w:rsidRDefault="00926511">
      <w:pPr>
        <w:spacing w:after="0" w:line="240" w:lineRule="auto"/>
        <w:ind w:left="198" w:hanging="142"/>
        <w:rPr>
          <w:rFonts w:hint="eastAsia"/>
          <w:lang w:eastAsia="zh-CN"/>
        </w:rPr>
      </w:pPr>
      <w:r>
        <w:rPr>
          <w:sz w:val="15"/>
          <w:lang w:eastAsia="zh-CN"/>
        </w:rPr>
        <w:t>• 跨尺度扩展问题：端侧、板级、多芯片和晶圆级互连通常采用不同接口和不同调度方式，缺乏统一的软件定义互连接口和可复用的拓扑描述/切换机制。</w:t>
      </w:r>
    </w:p>
    <w:p w14:paraId="46EB0C8C" w14:textId="77777777" w:rsidR="00726E45" w:rsidRDefault="00926511">
      <w:pPr>
        <w:spacing w:after="0" w:line="240" w:lineRule="auto"/>
        <w:ind w:left="198" w:hanging="142"/>
        <w:rPr>
          <w:rFonts w:hint="eastAsia"/>
          <w:lang w:eastAsia="zh-CN"/>
        </w:rPr>
      </w:pPr>
      <w:r>
        <w:rPr>
          <w:sz w:val="15"/>
          <w:lang w:eastAsia="zh-CN"/>
        </w:rPr>
        <w:t>• 资源利用率问题：固定拓扑和软件协议栈会带来额外同步开销、数据往返开销和链路拥塞，导致网络链路与计算资源难以协同利用。</w:t>
      </w:r>
    </w:p>
    <w:p w14:paraId="424D2503" w14:textId="77777777" w:rsidR="00726E45" w:rsidRDefault="00926511">
      <w:pPr>
        <w:spacing w:after="0" w:line="240" w:lineRule="auto"/>
        <w:rPr>
          <w:rFonts w:hint="eastAsia"/>
          <w:lang w:eastAsia="zh-CN"/>
        </w:rPr>
      </w:pPr>
      <w:r>
        <w:rPr>
          <w:b/>
          <w:sz w:val="20"/>
          <w:lang w:eastAsia="zh-CN"/>
        </w:rPr>
        <w:t>五、背景技术</w:t>
      </w:r>
    </w:p>
    <w:p w14:paraId="2491A8E0" w14:textId="77777777" w:rsidR="00726E45" w:rsidRDefault="00926511">
      <w:pPr>
        <w:spacing w:after="0" w:line="240" w:lineRule="auto"/>
        <w:rPr>
          <w:rFonts w:hint="eastAsia"/>
          <w:lang w:eastAsia="zh-CN"/>
        </w:rPr>
      </w:pPr>
      <w:r>
        <w:rPr>
          <w:b/>
          <w:sz w:val="15"/>
          <w:lang w:eastAsia="zh-CN"/>
        </w:rPr>
        <w:t>5.1 现有计算互连体系</w:t>
      </w:r>
    </w:p>
    <w:p w14:paraId="0308697A" w14:textId="77777777" w:rsidR="00726E45" w:rsidRDefault="00926511">
      <w:pPr>
        <w:spacing w:after="0" w:line="240" w:lineRule="auto"/>
        <w:rPr>
          <w:rFonts w:hint="eastAsia"/>
          <w:lang w:eastAsia="zh-CN"/>
        </w:rPr>
      </w:pPr>
      <w:r>
        <w:rPr>
          <w:sz w:val="15"/>
          <w:lang w:eastAsia="zh-CN"/>
        </w:rPr>
        <w:t>当前主流计算互连体系可概括为“CPU/GPU/加速器 + 固定拓扑 NoC/NoP + 软件协议栈”。计算层由 CPU、GPU、NPU、TPU、FPGA 或人工智能专用集成电路 作为计算节点；互连层采用 Mesh、Torus、Fat-Tree、Crossbar 等固定拓扑，并通过 AXI、PCIe、CXL、InfiniBand、Ethernet/RoCE 等协议实现通信；软件层通过 MPI、NCCL、UCX 或深度学习框架通信库管理数据搬运与同步。</w:t>
      </w:r>
    </w:p>
    <w:p w14:paraId="74C32776" w14:textId="77777777" w:rsidR="00726E45" w:rsidRDefault="00926511">
      <w:pPr>
        <w:spacing w:after="0" w:line="240" w:lineRule="auto"/>
        <w:rPr>
          <w:rFonts w:hint="eastAsia"/>
          <w:lang w:eastAsia="zh-CN"/>
        </w:rPr>
      </w:pPr>
      <w:r>
        <w:rPr>
          <w:b/>
          <w:sz w:val="15"/>
          <w:lang w:eastAsia="zh-CN"/>
        </w:rPr>
        <w:t>5.2 现有技术缺陷</w:t>
      </w:r>
    </w:p>
    <w:p w14:paraId="7DCDD845" w14:textId="77777777" w:rsidR="00726E45" w:rsidRDefault="00926511">
      <w:pPr>
        <w:spacing w:after="0" w:line="240" w:lineRule="auto"/>
        <w:ind w:left="198" w:hanging="142"/>
        <w:rPr>
          <w:rFonts w:hint="eastAsia"/>
          <w:lang w:eastAsia="zh-CN"/>
        </w:rPr>
      </w:pPr>
      <w:r>
        <w:rPr>
          <w:sz w:val="15"/>
          <w:lang w:eastAsia="zh-CN"/>
        </w:rPr>
        <w:t>• 互连网络缺乏原语级语义：现有协议多数关注数据包、内存地址或远程访问语义，集合通信整体语义仍由端节点软件栈管理，导致数据重复传输，且网络路径上的并行计算能力没有被充分利用。</w:t>
      </w:r>
    </w:p>
    <w:p w14:paraId="5CEED051" w14:textId="77777777" w:rsidR="00726E45" w:rsidRDefault="00926511">
      <w:pPr>
        <w:spacing w:after="0" w:line="240" w:lineRule="auto"/>
        <w:ind w:left="198" w:hanging="142"/>
        <w:rPr>
          <w:rFonts w:hint="eastAsia"/>
          <w:lang w:eastAsia="zh-CN"/>
        </w:rPr>
      </w:pPr>
      <w:r>
        <w:rPr>
          <w:sz w:val="15"/>
          <w:lang w:eastAsia="zh-CN"/>
        </w:rPr>
        <w:t>• 互连拓扑固化：片上网络、片间互连或 GPU 集群网络在设计或部署阶段确定拓扑，训练、推理和信号处理阶段的通信模式不同，但底层拓扑通常不能随负载切换。</w:t>
      </w:r>
    </w:p>
    <w:p w14:paraId="50BA9A00" w14:textId="77777777" w:rsidR="00726E45" w:rsidRDefault="00926511">
      <w:pPr>
        <w:spacing w:after="0" w:line="240" w:lineRule="auto"/>
        <w:ind w:left="198" w:hanging="142"/>
        <w:rPr>
          <w:rFonts w:hint="eastAsia"/>
          <w:lang w:eastAsia="zh-CN"/>
        </w:rPr>
      </w:pPr>
      <w:r>
        <w:rPr>
          <w:sz w:val="15"/>
          <w:lang w:eastAsia="zh-CN"/>
        </w:rPr>
        <w:t>• 计算与通信强分离：互连网络通常只负责存储转发，矩阵计算、频域计算、归约、广播等任务分别由不同硬件或软件模块完成，难以进行端到端协同优化。</w:t>
      </w:r>
    </w:p>
    <w:p w14:paraId="21B2E564" w14:textId="77777777" w:rsidR="00726E45" w:rsidRDefault="00926511">
      <w:pPr>
        <w:spacing w:after="0" w:line="240" w:lineRule="auto"/>
        <w:ind w:left="198" w:hanging="142"/>
        <w:rPr>
          <w:rFonts w:hint="eastAsia"/>
          <w:lang w:eastAsia="zh-CN"/>
        </w:rPr>
      </w:pPr>
      <w:r>
        <w:rPr>
          <w:sz w:val="15"/>
          <w:lang w:eastAsia="zh-CN"/>
        </w:rPr>
        <w:t>• 扩展性瓶颈：随着模型参数量和分布式节点规模增加，AllReduce、All-to-All、Broadcast 等通信的同步开销和带宽开销显著增加。</w:t>
      </w:r>
    </w:p>
    <w:p w14:paraId="6716FCAD" w14:textId="77777777" w:rsidR="00726E45" w:rsidRDefault="00926511">
      <w:pPr>
        <w:spacing w:after="0" w:line="240" w:lineRule="auto"/>
        <w:ind w:left="198" w:hanging="142"/>
        <w:rPr>
          <w:rFonts w:hint="eastAsia"/>
          <w:lang w:eastAsia="zh-CN"/>
        </w:rPr>
      </w:pPr>
      <w:r>
        <w:rPr>
          <w:sz w:val="15"/>
          <w:lang w:eastAsia="zh-CN"/>
        </w:rPr>
        <w:t>• 已有网内计算方案多属于局部优化：例如 SHARP 等方案主要关注有限归约能力，SDN 方案多停留在路由表和转发规则层面，普通 NoC 自适应路由仅在固定拓扑内选择路径，难以实现本发明所述的原语级计算承载与运行时拓扑重构。</w:t>
      </w:r>
    </w:p>
    <w:p w14:paraId="77E86065" w14:textId="77777777" w:rsidR="00726E45" w:rsidRDefault="00926511">
      <w:pPr>
        <w:spacing w:after="0" w:line="240" w:lineRule="auto"/>
        <w:rPr>
          <w:rFonts w:hint="eastAsia"/>
          <w:lang w:eastAsia="zh-CN"/>
        </w:rPr>
      </w:pPr>
      <w:r>
        <w:rPr>
          <w:b/>
          <w:sz w:val="15"/>
          <w:lang w:eastAsia="zh-CN"/>
        </w:rPr>
        <w:t>5.3 与已有方案的区别概括</w:t>
      </w:r>
    </w:p>
    <w:p w14:paraId="28C703F2" w14:textId="77777777" w:rsidR="00726E45" w:rsidRDefault="00926511">
      <w:pPr>
        <w:spacing w:after="0" w:line="240" w:lineRule="auto"/>
        <w:rPr>
          <w:rFonts w:hint="eastAsia"/>
          <w:lang w:eastAsia="zh-CN"/>
        </w:rPr>
      </w:pPr>
      <w:r>
        <w:rPr>
          <w:sz w:val="15"/>
          <w:lang w:eastAsia="zh-CN"/>
        </w:rPr>
        <w:t>本发明不是仅在交换机中嵌入有限归约功能，而是将互连网络定义为“原语级计算承载体”：通信原语核不仅支持归约，还支持广播、汇聚、分发、全交换和同步屏障；算子原语核进一步支持矩阵和频域原语；SDI-Ctrl 通过元拓扑库、SDI-Bond 规则和双缓冲原子交换机制实现运行时拓扑切换；SDIO-N 协议栈将物理层多样性与语义层统一性解耦。</w:t>
      </w:r>
    </w:p>
    <w:p w14:paraId="75EF1B20" w14:textId="77777777" w:rsidR="00726E45" w:rsidRDefault="00926511">
      <w:pPr>
        <w:spacing w:after="0" w:line="240" w:lineRule="auto"/>
        <w:rPr>
          <w:rFonts w:hint="eastAsia"/>
          <w:lang w:eastAsia="zh-CN"/>
        </w:rPr>
      </w:pPr>
      <w:r>
        <w:rPr>
          <w:b/>
          <w:sz w:val="20"/>
          <w:lang w:eastAsia="zh-CN"/>
        </w:rPr>
        <w:t>六、发明内容</w:t>
      </w:r>
    </w:p>
    <w:p w14:paraId="70F08E03" w14:textId="77777777" w:rsidR="00726E45" w:rsidRDefault="00926511">
      <w:pPr>
        <w:spacing w:after="0" w:line="240" w:lineRule="auto"/>
        <w:rPr>
          <w:rFonts w:hint="eastAsia"/>
          <w:lang w:eastAsia="zh-CN"/>
        </w:rPr>
      </w:pPr>
      <w:r>
        <w:rPr>
          <w:b/>
          <w:sz w:val="15"/>
          <w:lang w:eastAsia="zh-CN"/>
        </w:rPr>
        <w:t>6.1 技术方案总述</w:t>
      </w:r>
    </w:p>
    <w:p w14:paraId="5784FECD" w14:textId="77777777" w:rsidR="00726E45" w:rsidRDefault="00926511">
      <w:pPr>
        <w:spacing w:after="0" w:line="240" w:lineRule="auto"/>
        <w:rPr>
          <w:rFonts w:hint="eastAsia"/>
          <w:lang w:eastAsia="zh-CN"/>
        </w:rPr>
      </w:pPr>
      <w:r>
        <w:rPr>
          <w:sz w:val="15"/>
          <w:lang w:eastAsia="zh-CN"/>
        </w:rPr>
        <w:t>本发明提出一种软件定义互连系统及其拓扑调度方法。该系统将互连网络由被动数据搬运通道扩展为主动原语级计算承载体，通过通信原语核阵列、算子原语核阵列、拓扑重构控制器、柔性互连接口协议栈和原语优化器的协同工作，实现集合通信、部分计算原语和拓扑重构的统一调度。</w:t>
      </w:r>
    </w:p>
    <w:p w14:paraId="242FE61A" w14:textId="77777777" w:rsidR="00726E45" w:rsidRDefault="00926511">
      <w:pPr>
        <w:spacing w:after="0" w:line="240" w:lineRule="auto"/>
        <w:rPr>
          <w:rFonts w:hint="eastAsia"/>
        </w:rPr>
      </w:pPr>
      <w:r>
        <w:rPr>
          <w:b/>
          <w:sz w:val="15"/>
        </w:rPr>
        <w:t>6.2 系统组成</w:t>
      </w:r>
    </w:p>
    <w:tbl>
      <w:tblPr>
        <w:tblStyle w:val="aff1"/>
        <w:tblW w:w="0" w:type="auto"/>
        <w:jc w:val="center"/>
        <w:tblLook w:val="04A0" w:firstRow="1" w:lastRow="0" w:firstColumn="1" w:lastColumn="0" w:noHBand="0" w:noVBand="1"/>
      </w:tblPr>
      <w:tblGrid>
        <w:gridCol w:w="3607"/>
        <w:gridCol w:w="3607"/>
        <w:gridCol w:w="3607"/>
      </w:tblGrid>
      <w:tr w:rsidR="00726E45" w14:paraId="6106E3E7" w14:textId="77777777">
        <w:trPr>
          <w:jc w:val="center"/>
        </w:trPr>
        <w:tc>
          <w:tcPr>
            <w:tcW w:w="3607" w:type="dxa"/>
            <w:shd w:val="clear" w:color="auto" w:fill="D9EAF7"/>
          </w:tcPr>
          <w:p w14:paraId="5C9B2EF0" w14:textId="77777777" w:rsidR="00726E45" w:rsidRDefault="00926511">
            <w:pPr>
              <w:rPr>
                <w:rFonts w:hint="eastAsia"/>
              </w:rPr>
            </w:pPr>
            <w:r>
              <w:rPr>
                <w:b/>
                <w:sz w:val="13"/>
              </w:rPr>
              <w:t>组成模块</w:t>
            </w:r>
          </w:p>
        </w:tc>
        <w:tc>
          <w:tcPr>
            <w:tcW w:w="3607" w:type="dxa"/>
            <w:shd w:val="clear" w:color="auto" w:fill="D9EAF7"/>
          </w:tcPr>
          <w:p w14:paraId="48648F91" w14:textId="77777777" w:rsidR="00726E45" w:rsidRDefault="00926511">
            <w:pPr>
              <w:rPr>
                <w:rFonts w:hint="eastAsia"/>
              </w:rPr>
            </w:pPr>
            <w:r>
              <w:rPr>
                <w:b/>
                <w:sz w:val="13"/>
              </w:rPr>
              <w:t>主要功能</w:t>
            </w:r>
          </w:p>
        </w:tc>
        <w:tc>
          <w:tcPr>
            <w:tcW w:w="3607" w:type="dxa"/>
            <w:shd w:val="clear" w:color="auto" w:fill="D9EAF7"/>
          </w:tcPr>
          <w:p w14:paraId="54E49A79" w14:textId="77777777" w:rsidR="00726E45" w:rsidRDefault="00926511">
            <w:pPr>
              <w:rPr>
                <w:rFonts w:hint="eastAsia"/>
              </w:rPr>
            </w:pPr>
            <w:r>
              <w:rPr>
                <w:b/>
                <w:sz w:val="13"/>
              </w:rPr>
              <w:t>技术作用</w:t>
            </w:r>
          </w:p>
        </w:tc>
      </w:tr>
      <w:tr w:rsidR="00726E45" w14:paraId="753A7989" w14:textId="77777777">
        <w:trPr>
          <w:jc w:val="center"/>
        </w:trPr>
        <w:tc>
          <w:tcPr>
            <w:tcW w:w="3607" w:type="dxa"/>
          </w:tcPr>
          <w:p w14:paraId="60620DDA" w14:textId="77777777" w:rsidR="00726E45" w:rsidRDefault="00926511">
            <w:pPr>
              <w:rPr>
                <w:rFonts w:hint="eastAsia"/>
                <w:lang w:eastAsia="zh-CN"/>
              </w:rPr>
            </w:pPr>
            <w:r>
              <w:rPr>
                <w:b/>
                <w:sz w:val="13"/>
                <w:lang w:eastAsia="zh-CN"/>
              </w:rPr>
              <w:t>通信原语核阵列（NPC-AR）</w:t>
            </w:r>
          </w:p>
        </w:tc>
        <w:tc>
          <w:tcPr>
            <w:tcW w:w="3607" w:type="dxa"/>
          </w:tcPr>
          <w:p w14:paraId="2CBA447B" w14:textId="77777777" w:rsidR="00726E45" w:rsidRDefault="00926511">
            <w:pPr>
              <w:rPr>
                <w:rFonts w:hint="eastAsia"/>
              </w:rPr>
            </w:pPr>
            <w:r>
              <w:rPr>
                <w:sz w:val="13"/>
              </w:rPr>
              <w:t>设置于互连网络交换节点中，通过配置寄存器接收原语操作码和参数，支持 Reduce/SUM/MAX/MIN/AVG、Broadcast、Gather、Scatter、All-to-All、Barrier 等原语。</w:t>
            </w:r>
          </w:p>
        </w:tc>
        <w:tc>
          <w:tcPr>
            <w:tcW w:w="3607" w:type="dxa"/>
          </w:tcPr>
          <w:p w14:paraId="00E1E5D3" w14:textId="77777777" w:rsidR="00726E45" w:rsidRDefault="00926511">
            <w:pPr>
              <w:rPr>
                <w:rFonts w:hint="eastAsia"/>
                <w:lang w:eastAsia="zh-CN"/>
              </w:rPr>
            </w:pPr>
            <w:r>
              <w:rPr>
                <w:sz w:val="13"/>
                <w:lang w:eastAsia="zh-CN"/>
              </w:rPr>
              <w:t>使互连网络具备原生集合通信执行能力。</w:t>
            </w:r>
          </w:p>
        </w:tc>
      </w:tr>
      <w:tr w:rsidR="00726E45" w14:paraId="726BA7B8" w14:textId="77777777">
        <w:trPr>
          <w:jc w:val="center"/>
        </w:trPr>
        <w:tc>
          <w:tcPr>
            <w:tcW w:w="3607" w:type="dxa"/>
          </w:tcPr>
          <w:p w14:paraId="5F556B37" w14:textId="77777777" w:rsidR="00726E45" w:rsidRDefault="00926511">
            <w:pPr>
              <w:rPr>
                <w:rFonts w:hint="eastAsia"/>
                <w:lang w:eastAsia="zh-CN"/>
              </w:rPr>
            </w:pPr>
            <w:r>
              <w:rPr>
                <w:b/>
                <w:sz w:val="13"/>
                <w:lang w:eastAsia="zh-CN"/>
              </w:rPr>
              <w:t>算子原语核阵列（CPC-M/CPC-S）</w:t>
            </w:r>
          </w:p>
        </w:tc>
        <w:tc>
          <w:tcPr>
            <w:tcW w:w="3607" w:type="dxa"/>
          </w:tcPr>
          <w:p w14:paraId="6AFEF851" w14:textId="77777777" w:rsidR="00726E45" w:rsidRDefault="00926511">
            <w:pPr>
              <w:rPr>
                <w:rFonts w:hint="eastAsia"/>
              </w:rPr>
            </w:pPr>
            <w:r>
              <w:rPr>
                <w:sz w:val="13"/>
              </w:rPr>
              <w:t>CPC-M 支持 MAC、GEMM、向量运算和激活函数等矩阵/向量原语；CPC-S 支持 FFT 蝶形运算、CORDIC、Scan/Prefix-Sum 等频域或扫描原语。</w:t>
            </w:r>
          </w:p>
        </w:tc>
        <w:tc>
          <w:tcPr>
            <w:tcW w:w="3607" w:type="dxa"/>
          </w:tcPr>
          <w:p w14:paraId="52892560" w14:textId="77777777" w:rsidR="00726E45" w:rsidRDefault="00926511">
            <w:pPr>
              <w:rPr>
                <w:rFonts w:hint="eastAsia"/>
                <w:lang w:eastAsia="zh-CN"/>
              </w:rPr>
            </w:pPr>
            <w:r>
              <w:rPr>
                <w:sz w:val="13"/>
                <w:lang w:eastAsia="zh-CN"/>
              </w:rPr>
              <w:t>支持计算原语下沉至互连网络执行。</w:t>
            </w:r>
          </w:p>
        </w:tc>
      </w:tr>
      <w:tr w:rsidR="00726E45" w14:paraId="61CB485C" w14:textId="77777777">
        <w:trPr>
          <w:jc w:val="center"/>
        </w:trPr>
        <w:tc>
          <w:tcPr>
            <w:tcW w:w="3607" w:type="dxa"/>
          </w:tcPr>
          <w:p w14:paraId="270E2180" w14:textId="77777777" w:rsidR="00726E45" w:rsidRDefault="00926511">
            <w:pPr>
              <w:rPr>
                <w:rFonts w:hint="eastAsia"/>
              </w:rPr>
            </w:pPr>
            <w:r>
              <w:rPr>
                <w:b/>
                <w:sz w:val="13"/>
              </w:rPr>
              <w:t>拓扑重构控制器（SDI-Ctrl）</w:t>
            </w:r>
          </w:p>
        </w:tc>
        <w:tc>
          <w:tcPr>
            <w:tcW w:w="3607" w:type="dxa"/>
          </w:tcPr>
          <w:p w14:paraId="6427F574" w14:textId="77777777" w:rsidR="00726E45" w:rsidRDefault="00926511">
            <w:pPr>
              <w:rPr>
                <w:rFonts w:hint="eastAsia"/>
                <w:lang w:eastAsia="zh-CN"/>
              </w:rPr>
            </w:pPr>
            <w:r>
              <w:rPr>
                <w:sz w:val="13"/>
                <w:lang w:eastAsia="zh-CN"/>
              </w:rPr>
              <w:t>包括元拓扑库、SDI-Bond 规则、路径配置编译器、当前活跃配置寄存器组和影子配置寄存器组，用于运行时拓扑选择和双缓冲原子交换。</w:t>
            </w:r>
          </w:p>
        </w:tc>
        <w:tc>
          <w:tcPr>
            <w:tcW w:w="3607" w:type="dxa"/>
          </w:tcPr>
          <w:p w14:paraId="6C0047B1" w14:textId="77777777" w:rsidR="00726E45" w:rsidRDefault="00926511">
            <w:pPr>
              <w:rPr>
                <w:rFonts w:hint="eastAsia"/>
                <w:lang w:eastAsia="zh-CN"/>
              </w:rPr>
            </w:pPr>
            <w:r>
              <w:rPr>
                <w:sz w:val="13"/>
                <w:lang w:eastAsia="zh-CN"/>
              </w:rPr>
              <w:t>实现运行时拓扑重构和配置同步。</w:t>
            </w:r>
          </w:p>
        </w:tc>
      </w:tr>
      <w:tr w:rsidR="00726E45" w14:paraId="28626D34" w14:textId="77777777">
        <w:trPr>
          <w:jc w:val="center"/>
        </w:trPr>
        <w:tc>
          <w:tcPr>
            <w:tcW w:w="3607" w:type="dxa"/>
          </w:tcPr>
          <w:p w14:paraId="4EA3E363" w14:textId="77777777" w:rsidR="00726E45" w:rsidRDefault="00926511">
            <w:pPr>
              <w:rPr>
                <w:rFonts w:hint="eastAsia"/>
                <w:lang w:eastAsia="zh-CN"/>
              </w:rPr>
            </w:pPr>
            <w:r>
              <w:rPr>
                <w:b/>
                <w:sz w:val="13"/>
                <w:lang w:eastAsia="zh-CN"/>
              </w:rPr>
              <w:t>柔性互连接口协议栈（SDIO-N）</w:t>
            </w:r>
          </w:p>
        </w:tc>
        <w:tc>
          <w:tcPr>
            <w:tcW w:w="3607" w:type="dxa"/>
          </w:tcPr>
          <w:p w14:paraId="0057315F" w14:textId="77777777" w:rsidR="00726E45" w:rsidRDefault="00926511">
            <w:pPr>
              <w:rPr>
                <w:rFonts w:hint="eastAsia"/>
                <w:lang w:eastAsia="zh-CN"/>
              </w:rPr>
            </w:pPr>
            <w:r>
              <w:rPr>
                <w:sz w:val="13"/>
                <w:lang w:eastAsia="zh-CN"/>
              </w:rPr>
              <w:t>包括 L1 物理层、L2 链路层、L3 网络层、L4 语义层，将上层集合通信调用映射为统一原语操作码，并屏蔽底层物理介质差异。</w:t>
            </w:r>
          </w:p>
        </w:tc>
        <w:tc>
          <w:tcPr>
            <w:tcW w:w="3607" w:type="dxa"/>
          </w:tcPr>
          <w:p w14:paraId="2C0DCC46" w14:textId="77777777" w:rsidR="00726E45" w:rsidRDefault="00926511">
            <w:pPr>
              <w:rPr>
                <w:rFonts w:hint="eastAsia"/>
                <w:lang w:eastAsia="zh-CN"/>
              </w:rPr>
            </w:pPr>
            <w:r>
              <w:rPr>
                <w:sz w:val="13"/>
                <w:lang w:eastAsia="zh-CN"/>
              </w:rPr>
              <w:t>实现跨物理层与跨尺度统一接口。</w:t>
            </w:r>
          </w:p>
        </w:tc>
      </w:tr>
      <w:tr w:rsidR="00726E45" w14:paraId="188D2F13" w14:textId="77777777">
        <w:trPr>
          <w:jc w:val="center"/>
        </w:trPr>
        <w:tc>
          <w:tcPr>
            <w:tcW w:w="3607" w:type="dxa"/>
          </w:tcPr>
          <w:p w14:paraId="63042899" w14:textId="77777777" w:rsidR="00726E45" w:rsidRDefault="00926511">
            <w:pPr>
              <w:rPr>
                <w:rFonts w:hint="eastAsia"/>
              </w:rPr>
            </w:pPr>
            <w:r>
              <w:rPr>
                <w:b/>
                <w:sz w:val="13"/>
              </w:rPr>
              <w:t>原语优化器（Primitive Optimizer）</w:t>
            </w:r>
          </w:p>
        </w:tc>
        <w:tc>
          <w:tcPr>
            <w:tcW w:w="3607" w:type="dxa"/>
          </w:tcPr>
          <w:p w14:paraId="31966514" w14:textId="77777777" w:rsidR="00726E45" w:rsidRDefault="00926511">
            <w:pPr>
              <w:rPr>
                <w:rFonts w:hint="eastAsia"/>
                <w:lang w:eastAsia="zh-CN"/>
              </w:rPr>
            </w:pPr>
            <w:r>
              <w:rPr>
                <w:sz w:val="13"/>
                <w:lang w:eastAsia="zh-CN"/>
              </w:rPr>
              <w:t>接收 ONNX/MLIR 等计算图，识别可合并通信原语、可融合计算-通信操作对，输出优化后的元原语序列和拓扑调度计划。</w:t>
            </w:r>
          </w:p>
        </w:tc>
        <w:tc>
          <w:tcPr>
            <w:tcW w:w="3607" w:type="dxa"/>
          </w:tcPr>
          <w:p w14:paraId="71B06E87" w14:textId="77777777" w:rsidR="00726E45" w:rsidRDefault="00926511">
            <w:pPr>
              <w:rPr>
                <w:rFonts w:hint="eastAsia"/>
                <w:lang w:eastAsia="zh-CN"/>
              </w:rPr>
            </w:pPr>
            <w:r>
              <w:rPr>
                <w:sz w:val="13"/>
                <w:lang w:eastAsia="zh-CN"/>
              </w:rPr>
              <w:t>实现原语合并、融合和拓扑调度优化。</w:t>
            </w:r>
          </w:p>
        </w:tc>
      </w:tr>
    </w:tbl>
    <w:p w14:paraId="7B53B375" w14:textId="77777777" w:rsidR="00726E45" w:rsidRDefault="00926511">
      <w:pPr>
        <w:spacing w:after="0" w:line="240" w:lineRule="auto"/>
        <w:rPr>
          <w:rFonts w:hint="eastAsia"/>
          <w:lang w:eastAsia="zh-CN"/>
        </w:rPr>
      </w:pPr>
      <w:r>
        <w:rPr>
          <w:b/>
          <w:sz w:val="15"/>
          <w:lang w:eastAsia="zh-CN"/>
        </w:rPr>
        <w:t>6.3 核心调度方法</w:t>
      </w:r>
    </w:p>
    <w:p w14:paraId="55187B40" w14:textId="77777777" w:rsidR="00726E45" w:rsidRDefault="00926511">
      <w:pPr>
        <w:spacing w:after="0" w:line="240" w:lineRule="auto"/>
        <w:ind w:left="198" w:hanging="142"/>
        <w:rPr>
          <w:rFonts w:hint="eastAsia"/>
          <w:lang w:eastAsia="zh-CN"/>
        </w:rPr>
      </w:pPr>
      <w:r>
        <w:rPr>
          <w:sz w:val="15"/>
          <w:lang w:eastAsia="zh-CN"/>
        </w:rPr>
        <w:t>• S1 原语接收：接收上层应用或运行时环境下发的</w:t>
      </w:r>
      <w:commentRangeStart w:id="0"/>
      <w:r>
        <w:rPr>
          <w:sz w:val="15"/>
          <w:lang w:eastAsia="zh-CN"/>
        </w:rPr>
        <w:t>负载描述</w:t>
      </w:r>
      <w:commentRangeEnd w:id="0"/>
      <w:r w:rsidR="008F5361">
        <w:rPr>
          <w:rStyle w:val="aff9"/>
          <w:sz w:val="15"/>
          <w:szCs w:val="22"/>
          <w:lang w:eastAsia="zh-CN"/>
        </w:rPr>
        <w:commentReference w:id="0"/>
      </w:r>
      <w:r>
        <w:rPr>
          <w:sz w:val="15"/>
          <w:lang w:eastAsia="zh-CN"/>
        </w:rPr>
        <w:t>和原语调用请求，负载描述包括工作负载类型、数据规模和并行策略，原语请求包括通信原语类型、参与节点集合、数据量和精度要求。</w:t>
      </w:r>
    </w:p>
    <w:p w14:paraId="273D27E2" w14:textId="77777777" w:rsidR="00726E45" w:rsidRDefault="00926511">
      <w:pPr>
        <w:spacing w:after="0" w:line="240" w:lineRule="auto"/>
        <w:ind w:left="198" w:hanging="142"/>
        <w:rPr>
          <w:rFonts w:hint="eastAsia"/>
          <w:lang w:eastAsia="zh-CN"/>
        </w:rPr>
      </w:pPr>
      <w:r>
        <w:rPr>
          <w:sz w:val="15"/>
          <w:lang w:eastAsia="zh-CN"/>
        </w:rPr>
        <w:t>• S2 原语分析与优化：原语优化器解析原语请求，识别连续同类型通信原语并进行合并，识别相邻计算原语</w:t>
      </w:r>
      <w:ins w:id="1" w:author="代理" w:date="2026-07-27T15:43:00Z">
        <w:r w:rsidR="008F5361">
          <w:rPr>
            <w:rFonts w:hint="eastAsia"/>
            <w:sz w:val="15"/>
            <w:lang w:eastAsia="zh-CN"/>
          </w:rPr>
          <w:t>（直接获取到的？）</w:t>
        </w:r>
      </w:ins>
      <w:r>
        <w:rPr>
          <w:sz w:val="15"/>
          <w:lang w:eastAsia="zh-CN"/>
        </w:rPr>
        <w:t>与通信原语</w:t>
      </w:r>
      <w:ins w:id="2" w:author="代理" w:date="2026-07-27T15:43:00Z">
        <w:r w:rsidR="008F5361">
          <w:rPr>
            <w:rFonts w:hint="eastAsia"/>
            <w:sz w:val="15"/>
            <w:lang w:eastAsia="zh-CN"/>
          </w:rPr>
          <w:t>（合并后的</w:t>
        </w:r>
        <w:r w:rsidR="008F5361">
          <w:rPr>
            <w:sz w:val="15"/>
            <w:lang w:eastAsia="zh-CN"/>
          </w:rPr>
          <w:t>通信原语</w:t>
        </w:r>
        <w:r w:rsidR="008F5361">
          <w:rPr>
            <w:rFonts w:hint="eastAsia"/>
            <w:sz w:val="15"/>
            <w:lang w:eastAsia="zh-CN"/>
          </w:rPr>
          <w:t>？）</w:t>
        </w:r>
      </w:ins>
      <w:r>
        <w:rPr>
          <w:sz w:val="15"/>
          <w:lang w:eastAsia="zh-CN"/>
        </w:rPr>
        <w:t>并进行融合，并从元拓扑库中筛选候选拓扑</w:t>
      </w:r>
      <w:commentRangeStart w:id="3"/>
      <w:r>
        <w:rPr>
          <w:sz w:val="15"/>
          <w:lang w:eastAsia="zh-CN"/>
        </w:rPr>
        <w:t>。</w:t>
      </w:r>
      <w:commentRangeEnd w:id="3"/>
      <w:r w:rsidR="008F5361">
        <w:rPr>
          <w:rStyle w:val="aff9"/>
          <w:rFonts w:hint="eastAsia"/>
          <w:sz w:val="17"/>
          <w:szCs w:val="22"/>
          <w:lang w:eastAsia="zh-CN"/>
        </w:rPr>
        <w:commentReference w:id="3"/>
      </w:r>
    </w:p>
    <w:p w14:paraId="702FD693" w14:textId="77777777" w:rsidR="00726E45" w:rsidRDefault="00926511">
      <w:pPr>
        <w:spacing w:after="0" w:line="240" w:lineRule="auto"/>
        <w:ind w:left="198" w:hanging="142"/>
        <w:rPr>
          <w:rFonts w:hint="eastAsia"/>
          <w:lang w:eastAsia="zh-CN"/>
        </w:rPr>
      </w:pPr>
      <w:r>
        <w:rPr>
          <w:sz w:val="15"/>
          <w:lang w:eastAsia="zh-CN"/>
        </w:rPr>
        <w:t>• S3 拓扑选择与双缓冲切换：SDI-Ctrl 基于通信延迟、带宽利用率、功耗、拓扑切换成本等代价参数</w:t>
      </w:r>
      <w:ins w:id="4" w:author="代理" w:date="2026-07-27T15:44:00Z">
        <w:r w:rsidR="008F5361">
          <w:rPr>
            <w:rFonts w:hint="eastAsia"/>
            <w:sz w:val="15"/>
            <w:lang w:eastAsia="zh-CN"/>
          </w:rPr>
          <w:t>（从</w:t>
        </w:r>
        <w:r w:rsidR="008F5361">
          <w:rPr>
            <w:sz w:val="15"/>
            <w:lang w:eastAsia="zh-CN"/>
          </w:rPr>
          <w:t>候选拓扑</w:t>
        </w:r>
        <w:r w:rsidR="008F5361">
          <w:rPr>
            <w:rFonts w:hint="eastAsia"/>
            <w:sz w:val="15"/>
            <w:lang w:eastAsia="zh-CN"/>
          </w:rPr>
          <w:t>中？）</w:t>
        </w:r>
      </w:ins>
      <w:commentRangeStart w:id="5"/>
      <w:r>
        <w:rPr>
          <w:sz w:val="15"/>
          <w:lang w:eastAsia="zh-CN"/>
        </w:rPr>
        <w:t>选择</w:t>
      </w:r>
      <w:commentRangeEnd w:id="5"/>
      <w:r w:rsidR="008F5361">
        <w:rPr>
          <w:rStyle w:val="aff9"/>
          <w:sz w:val="15"/>
          <w:szCs w:val="22"/>
          <w:lang w:eastAsia="zh-CN"/>
        </w:rPr>
        <w:commentReference w:id="5"/>
      </w:r>
      <w:r>
        <w:rPr>
          <w:sz w:val="15"/>
          <w:lang w:eastAsia="zh-CN"/>
        </w:rPr>
        <w:t>目标拓扑，将路径配置字</w:t>
      </w:r>
      <w:ins w:id="6" w:author="代理" w:date="2026-07-27T15:45:00Z">
        <w:r w:rsidR="008F5361">
          <w:rPr>
            <w:rFonts w:hint="eastAsia"/>
            <w:sz w:val="15"/>
            <w:lang w:eastAsia="zh-CN"/>
          </w:rPr>
          <w:t>（目标拓扑所对应的</w:t>
        </w:r>
        <w:r w:rsidR="008F5361">
          <w:rPr>
            <w:sz w:val="15"/>
            <w:lang w:eastAsia="zh-CN"/>
          </w:rPr>
          <w:t>路径配置字</w:t>
        </w:r>
        <w:r w:rsidR="008F5361">
          <w:rPr>
            <w:rFonts w:hint="eastAsia"/>
            <w:sz w:val="15"/>
            <w:lang w:eastAsia="zh-CN"/>
          </w:rPr>
          <w:t>？）</w:t>
        </w:r>
      </w:ins>
      <w:r>
        <w:rPr>
          <w:sz w:val="15"/>
          <w:lang w:eastAsia="zh-CN"/>
        </w:rPr>
        <w:t>写入影子寄存器，并通过原子交换信号和逐级确认完成全局拓扑切换。</w:t>
      </w:r>
    </w:p>
    <w:p w14:paraId="7647BE8F" w14:textId="77777777" w:rsidR="00726E45" w:rsidRDefault="00926511">
      <w:pPr>
        <w:spacing w:after="0" w:line="240" w:lineRule="auto"/>
        <w:ind w:left="198" w:hanging="142"/>
        <w:rPr>
          <w:rFonts w:hint="eastAsia"/>
          <w:lang w:eastAsia="zh-CN"/>
        </w:rPr>
      </w:pPr>
      <w:r>
        <w:rPr>
          <w:sz w:val="15"/>
          <w:lang w:eastAsia="zh-CN"/>
        </w:rPr>
        <w:t>• S4 原语网络执行：在切换后的拓扑下，NPC-AR 和 CPC 阵列根据</w:t>
      </w:r>
      <w:commentRangeStart w:id="7"/>
      <w:r>
        <w:rPr>
          <w:sz w:val="15"/>
          <w:lang w:eastAsia="zh-CN"/>
        </w:rPr>
        <w:t>操作码</w:t>
      </w:r>
      <w:commentRangeEnd w:id="7"/>
      <w:r w:rsidR="008F5361">
        <w:rPr>
          <w:rStyle w:val="aff9"/>
          <w:sz w:val="15"/>
          <w:szCs w:val="22"/>
          <w:lang w:eastAsia="zh-CN"/>
        </w:rPr>
        <w:commentReference w:id="7"/>
      </w:r>
      <w:r>
        <w:rPr>
          <w:sz w:val="15"/>
          <w:lang w:eastAsia="zh-CN"/>
        </w:rPr>
        <w:t>在</w:t>
      </w:r>
      <w:commentRangeStart w:id="8"/>
      <w:r>
        <w:rPr>
          <w:sz w:val="15"/>
          <w:lang w:eastAsia="zh-CN"/>
        </w:rPr>
        <w:t>数据流</w:t>
      </w:r>
      <w:commentRangeEnd w:id="8"/>
      <w:r w:rsidR="008F5361">
        <w:rPr>
          <w:rStyle w:val="aff9"/>
          <w:sz w:val="15"/>
          <w:szCs w:val="22"/>
          <w:lang w:eastAsia="zh-CN"/>
        </w:rPr>
        <w:commentReference w:id="8"/>
      </w:r>
      <w:r>
        <w:rPr>
          <w:sz w:val="15"/>
          <w:lang w:eastAsia="zh-CN"/>
        </w:rPr>
        <w:t>经时执行指定集合通信或计算原语。</w:t>
      </w:r>
    </w:p>
    <w:p w14:paraId="39666936" w14:textId="77777777" w:rsidR="00726E45" w:rsidRDefault="00926511">
      <w:pPr>
        <w:spacing w:after="0" w:line="240" w:lineRule="auto"/>
        <w:ind w:left="198" w:hanging="142"/>
        <w:rPr>
          <w:rFonts w:hint="eastAsia"/>
          <w:lang w:eastAsia="zh-CN"/>
        </w:rPr>
      </w:pPr>
      <w:r>
        <w:rPr>
          <w:sz w:val="15"/>
          <w:lang w:eastAsia="zh-CN"/>
        </w:rPr>
        <w:t>• S5 结果返回与后续调度：原语执行完成后，结果返回计算节点或上层框架，SDI-Ctrl 根据性能计数器、后续负载预测和拓扑切换历史决定</w:t>
      </w:r>
      <w:commentRangeStart w:id="9"/>
      <w:r>
        <w:rPr>
          <w:sz w:val="15"/>
          <w:lang w:eastAsia="zh-CN"/>
        </w:rPr>
        <w:t>是否触发</w:t>
      </w:r>
      <w:commentRangeEnd w:id="9"/>
      <w:r w:rsidR="008F5361">
        <w:rPr>
          <w:rStyle w:val="aff9"/>
          <w:sz w:val="15"/>
          <w:szCs w:val="22"/>
          <w:lang w:eastAsia="zh-CN"/>
        </w:rPr>
        <w:commentReference w:id="9"/>
      </w:r>
      <w:r>
        <w:rPr>
          <w:sz w:val="15"/>
          <w:lang w:eastAsia="zh-CN"/>
        </w:rPr>
        <w:t>下一轮拓扑重构。</w:t>
      </w:r>
    </w:p>
    <w:p w14:paraId="28DF20CC" w14:textId="77777777" w:rsidR="00726E45" w:rsidRDefault="00926511">
      <w:pPr>
        <w:spacing w:after="0" w:line="240" w:lineRule="auto"/>
        <w:rPr>
          <w:rFonts w:hint="eastAsia"/>
        </w:rPr>
      </w:pPr>
      <w:r>
        <w:rPr>
          <w:b/>
          <w:sz w:val="15"/>
        </w:rPr>
        <w:t>6.4 元拓扑库与 SDI-Bond 规则</w:t>
      </w:r>
    </w:p>
    <w:p w14:paraId="12FA0655" w14:textId="77777777" w:rsidR="00726E45" w:rsidRDefault="00926511">
      <w:pPr>
        <w:spacing w:after="0" w:line="240" w:lineRule="auto"/>
        <w:rPr>
          <w:rFonts w:hint="eastAsia"/>
          <w:lang w:eastAsia="zh-CN"/>
        </w:rPr>
      </w:pPr>
      <w:r>
        <w:rPr>
          <w:sz w:val="15"/>
        </w:rPr>
        <w:t>元拓扑库预定义不少于七种基本拓扑模板，包括 Ring、2D Mesh、2D Torus、Binary Tree、Fat Tree、Butterfly、Crossbar、Dragonfly 等。</w:t>
      </w:r>
      <w:r>
        <w:rPr>
          <w:sz w:val="15"/>
          <w:lang w:eastAsia="zh-CN"/>
        </w:rPr>
        <w:t>每种模板包含邻接矩阵或路由函数描述、适用通信原语类型以及代价参数。SDI-Bond 规则用于描述拓扑之间的低开销转换关系，当第一拓扑可通过改变不超过预设阈值 K 条逻辑边转换为第二拓扑时，SDI-Ctrl 仅重新配置差异边和相关路由项。</w:t>
      </w:r>
    </w:p>
    <w:p w14:paraId="1CD1A4A7" w14:textId="77777777" w:rsidR="00726E45" w:rsidRDefault="00926511">
      <w:pPr>
        <w:spacing w:after="0" w:line="240" w:lineRule="auto"/>
        <w:rPr>
          <w:rFonts w:hint="eastAsia"/>
        </w:rPr>
      </w:pPr>
      <w:r>
        <w:rPr>
          <w:b/>
          <w:sz w:val="20"/>
        </w:rPr>
        <w:t>七、有益效果</w:t>
      </w:r>
    </w:p>
    <w:tbl>
      <w:tblPr>
        <w:tblStyle w:val="aff1"/>
        <w:tblW w:w="0" w:type="auto"/>
        <w:jc w:val="center"/>
        <w:tblLook w:val="04A0" w:firstRow="1" w:lastRow="0" w:firstColumn="1" w:lastColumn="0" w:noHBand="0" w:noVBand="1"/>
      </w:tblPr>
      <w:tblGrid>
        <w:gridCol w:w="3607"/>
        <w:gridCol w:w="3607"/>
        <w:gridCol w:w="3607"/>
      </w:tblGrid>
      <w:tr w:rsidR="00726E45" w14:paraId="2BD3DEFD" w14:textId="77777777">
        <w:trPr>
          <w:jc w:val="center"/>
        </w:trPr>
        <w:tc>
          <w:tcPr>
            <w:tcW w:w="3607" w:type="dxa"/>
            <w:shd w:val="clear" w:color="auto" w:fill="D9EAF7"/>
          </w:tcPr>
          <w:p w14:paraId="31A64FDE" w14:textId="77777777" w:rsidR="00726E45" w:rsidRDefault="00926511">
            <w:pPr>
              <w:rPr>
                <w:rFonts w:hint="eastAsia"/>
              </w:rPr>
            </w:pPr>
            <w:r>
              <w:rPr>
                <w:b/>
                <w:sz w:val="13"/>
              </w:rPr>
              <w:t>对应问题</w:t>
            </w:r>
          </w:p>
        </w:tc>
        <w:tc>
          <w:tcPr>
            <w:tcW w:w="3607" w:type="dxa"/>
            <w:shd w:val="clear" w:color="auto" w:fill="D9EAF7"/>
          </w:tcPr>
          <w:p w14:paraId="5452D023" w14:textId="77777777" w:rsidR="00726E45" w:rsidRDefault="00926511">
            <w:pPr>
              <w:rPr>
                <w:rFonts w:hint="eastAsia"/>
              </w:rPr>
            </w:pPr>
            <w:r>
              <w:rPr>
                <w:b/>
                <w:sz w:val="13"/>
              </w:rPr>
              <w:t>改进点</w:t>
            </w:r>
          </w:p>
        </w:tc>
        <w:tc>
          <w:tcPr>
            <w:tcW w:w="3607" w:type="dxa"/>
            <w:shd w:val="clear" w:color="auto" w:fill="D9EAF7"/>
          </w:tcPr>
          <w:p w14:paraId="0807BC6A" w14:textId="77777777" w:rsidR="00726E45" w:rsidRDefault="00926511">
            <w:pPr>
              <w:rPr>
                <w:rFonts w:hint="eastAsia"/>
              </w:rPr>
            </w:pPr>
            <w:r>
              <w:rPr>
                <w:b/>
                <w:sz w:val="13"/>
              </w:rPr>
              <w:t>技术效果</w:t>
            </w:r>
          </w:p>
        </w:tc>
      </w:tr>
      <w:tr w:rsidR="00726E45" w14:paraId="7C9D6A9D" w14:textId="77777777">
        <w:trPr>
          <w:jc w:val="center"/>
        </w:trPr>
        <w:tc>
          <w:tcPr>
            <w:tcW w:w="3607" w:type="dxa"/>
          </w:tcPr>
          <w:p w14:paraId="7A1E5763" w14:textId="77777777" w:rsidR="00726E45" w:rsidRDefault="00926511">
            <w:pPr>
              <w:rPr>
                <w:rFonts w:hint="eastAsia"/>
              </w:rPr>
            </w:pPr>
            <w:r>
              <w:rPr>
                <w:b/>
                <w:sz w:val="13"/>
              </w:rPr>
              <w:lastRenderedPageBreak/>
              <w:t>对应原语承载问题</w:t>
            </w:r>
          </w:p>
        </w:tc>
        <w:tc>
          <w:tcPr>
            <w:tcW w:w="3607" w:type="dxa"/>
          </w:tcPr>
          <w:p w14:paraId="790B7C1B" w14:textId="77777777" w:rsidR="00726E45" w:rsidRDefault="00926511">
            <w:pPr>
              <w:rPr>
                <w:rFonts w:hint="eastAsia"/>
                <w:lang w:eastAsia="zh-CN"/>
              </w:rPr>
            </w:pPr>
            <w:r>
              <w:rPr>
                <w:sz w:val="13"/>
                <w:lang w:eastAsia="zh-CN"/>
              </w:rPr>
              <w:t>集合通信可在网络内部原生执行，减少端节点软件模拟、多次往返传输和额外同步开销。</w:t>
            </w:r>
          </w:p>
        </w:tc>
        <w:tc>
          <w:tcPr>
            <w:tcW w:w="3607" w:type="dxa"/>
          </w:tcPr>
          <w:p w14:paraId="48A4FD7C" w14:textId="77777777" w:rsidR="00726E45" w:rsidRDefault="00926511">
            <w:pPr>
              <w:rPr>
                <w:rFonts w:hint="eastAsia"/>
                <w:lang w:eastAsia="zh-CN"/>
              </w:rPr>
            </w:pPr>
            <w:r>
              <w:rPr>
                <w:sz w:val="13"/>
                <w:lang w:eastAsia="zh-CN"/>
              </w:rPr>
              <w:t>降低延迟/同步开销，提升拓扑适配能力、链路利用率和跨场景复用能力。</w:t>
            </w:r>
          </w:p>
        </w:tc>
      </w:tr>
      <w:tr w:rsidR="00726E45" w14:paraId="5A17B645" w14:textId="77777777">
        <w:trPr>
          <w:jc w:val="center"/>
        </w:trPr>
        <w:tc>
          <w:tcPr>
            <w:tcW w:w="3607" w:type="dxa"/>
          </w:tcPr>
          <w:p w14:paraId="3E1010CE" w14:textId="77777777" w:rsidR="00726E45" w:rsidRDefault="00926511">
            <w:pPr>
              <w:rPr>
                <w:rFonts w:hint="eastAsia"/>
              </w:rPr>
            </w:pPr>
            <w:r>
              <w:rPr>
                <w:b/>
                <w:sz w:val="13"/>
              </w:rPr>
              <w:t>对应拓扑固化问题</w:t>
            </w:r>
          </w:p>
        </w:tc>
        <w:tc>
          <w:tcPr>
            <w:tcW w:w="3607" w:type="dxa"/>
          </w:tcPr>
          <w:p w14:paraId="09618DC6" w14:textId="77777777" w:rsidR="00726E45" w:rsidRDefault="00926511">
            <w:pPr>
              <w:rPr>
                <w:rFonts w:hint="eastAsia"/>
              </w:rPr>
            </w:pPr>
            <w:r>
              <w:rPr>
                <w:sz w:val="13"/>
              </w:rPr>
              <w:t>同一物理互连可按负载阶段动态呈现 Ring、Tree、Butterfly、Mesh、Torus、Crossbar 等拓扑形态。</w:t>
            </w:r>
          </w:p>
        </w:tc>
        <w:tc>
          <w:tcPr>
            <w:tcW w:w="3607" w:type="dxa"/>
          </w:tcPr>
          <w:p w14:paraId="7E889DB9" w14:textId="77777777" w:rsidR="00726E45" w:rsidRDefault="00926511">
            <w:pPr>
              <w:rPr>
                <w:rFonts w:hint="eastAsia"/>
                <w:lang w:eastAsia="zh-CN"/>
              </w:rPr>
            </w:pPr>
            <w:r>
              <w:rPr>
                <w:sz w:val="13"/>
                <w:lang w:eastAsia="zh-CN"/>
              </w:rPr>
              <w:t>降低延迟/同步开销，提升拓扑适配能力、链路利用率和跨场景复用能力。</w:t>
            </w:r>
          </w:p>
        </w:tc>
      </w:tr>
      <w:tr w:rsidR="00726E45" w14:paraId="68164BEB" w14:textId="77777777">
        <w:trPr>
          <w:jc w:val="center"/>
        </w:trPr>
        <w:tc>
          <w:tcPr>
            <w:tcW w:w="3607" w:type="dxa"/>
          </w:tcPr>
          <w:p w14:paraId="5AB85CD7" w14:textId="77777777" w:rsidR="00726E45" w:rsidRDefault="00926511">
            <w:pPr>
              <w:rPr>
                <w:rFonts w:hint="eastAsia"/>
                <w:lang w:eastAsia="zh-CN"/>
              </w:rPr>
            </w:pPr>
            <w:r>
              <w:rPr>
                <w:b/>
                <w:sz w:val="13"/>
                <w:lang w:eastAsia="zh-CN"/>
              </w:rPr>
              <w:t>对应计算通信分离问题</w:t>
            </w:r>
          </w:p>
        </w:tc>
        <w:tc>
          <w:tcPr>
            <w:tcW w:w="3607" w:type="dxa"/>
          </w:tcPr>
          <w:p w14:paraId="6DCE93E5" w14:textId="77777777" w:rsidR="00726E45" w:rsidRDefault="00926511">
            <w:pPr>
              <w:rPr>
                <w:rFonts w:hint="eastAsia"/>
                <w:lang w:eastAsia="zh-CN"/>
              </w:rPr>
            </w:pPr>
            <w:r>
              <w:rPr>
                <w:sz w:val="13"/>
                <w:lang w:eastAsia="zh-CN"/>
              </w:rPr>
              <w:t>计算原语和通信原语可统一调度，有利于实现“局部计算-网内通信”的流水线融合。</w:t>
            </w:r>
          </w:p>
        </w:tc>
        <w:tc>
          <w:tcPr>
            <w:tcW w:w="3607" w:type="dxa"/>
          </w:tcPr>
          <w:p w14:paraId="290CB8B2" w14:textId="77777777" w:rsidR="00726E45" w:rsidRDefault="00926511">
            <w:pPr>
              <w:rPr>
                <w:rFonts w:hint="eastAsia"/>
                <w:lang w:eastAsia="zh-CN"/>
              </w:rPr>
            </w:pPr>
            <w:r>
              <w:rPr>
                <w:sz w:val="13"/>
                <w:lang w:eastAsia="zh-CN"/>
              </w:rPr>
              <w:t>降低延迟/同步开销，提升拓扑适配能力、链路利用率和跨场景复用能力。</w:t>
            </w:r>
          </w:p>
        </w:tc>
      </w:tr>
      <w:tr w:rsidR="00726E45" w14:paraId="576CB981" w14:textId="77777777">
        <w:trPr>
          <w:jc w:val="center"/>
        </w:trPr>
        <w:tc>
          <w:tcPr>
            <w:tcW w:w="3607" w:type="dxa"/>
          </w:tcPr>
          <w:p w14:paraId="3A6B6C9C" w14:textId="77777777" w:rsidR="00726E45" w:rsidRDefault="00926511">
            <w:pPr>
              <w:rPr>
                <w:rFonts w:hint="eastAsia"/>
              </w:rPr>
            </w:pPr>
            <w:r>
              <w:rPr>
                <w:b/>
                <w:sz w:val="13"/>
              </w:rPr>
              <w:t>对应跨尺度扩展问题</w:t>
            </w:r>
          </w:p>
        </w:tc>
        <w:tc>
          <w:tcPr>
            <w:tcW w:w="3607" w:type="dxa"/>
          </w:tcPr>
          <w:p w14:paraId="46326846" w14:textId="77777777" w:rsidR="00726E45" w:rsidRDefault="00926511">
            <w:pPr>
              <w:rPr>
                <w:rFonts w:hint="eastAsia"/>
                <w:lang w:eastAsia="zh-CN"/>
              </w:rPr>
            </w:pPr>
            <w:r>
              <w:rPr>
                <w:sz w:val="13"/>
                <w:lang w:eastAsia="zh-CN"/>
              </w:rPr>
              <w:t>SDIO-N 四层协议栈支持端侧、板级、多芯片和晶圆级场景下的统一接口。</w:t>
            </w:r>
          </w:p>
        </w:tc>
        <w:tc>
          <w:tcPr>
            <w:tcW w:w="3607" w:type="dxa"/>
          </w:tcPr>
          <w:p w14:paraId="16D729D6" w14:textId="77777777" w:rsidR="00726E45" w:rsidRDefault="00926511">
            <w:pPr>
              <w:rPr>
                <w:rFonts w:hint="eastAsia"/>
                <w:lang w:eastAsia="zh-CN"/>
              </w:rPr>
            </w:pPr>
            <w:r>
              <w:rPr>
                <w:sz w:val="13"/>
                <w:lang w:eastAsia="zh-CN"/>
              </w:rPr>
              <w:t>降低延迟/同步开销，提升拓扑适配能力、链路利用率和跨场景复用能力。</w:t>
            </w:r>
          </w:p>
        </w:tc>
      </w:tr>
      <w:tr w:rsidR="00726E45" w14:paraId="23B37932" w14:textId="77777777">
        <w:trPr>
          <w:jc w:val="center"/>
        </w:trPr>
        <w:tc>
          <w:tcPr>
            <w:tcW w:w="3607" w:type="dxa"/>
          </w:tcPr>
          <w:p w14:paraId="01155DA3" w14:textId="77777777" w:rsidR="00726E45" w:rsidRDefault="00926511">
            <w:pPr>
              <w:rPr>
                <w:rFonts w:hint="eastAsia"/>
              </w:rPr>
            </w:pPr>
            <w:r>
              <w:rPr>
                <w:b/>
                <w:sz w:val="13"/>
              </w:rPr>
              <w:t>对应资源利用率问题</w:t>
            </w:r>
          </w:p>
        </w:tc>
        <w:tc>
          <w:tcPr>
            <w:tcW w:w="3607" w:type="dxa"/>
          </w:tcPr>
          <w:p w14:paraId="2BB5EC8A" w14:textId="77777777" w:rsidR="00726E45" w:rsidRDefault="00926511">
            <w:pPr>
              <w:rPr>
                <w:rFonts w:hint="eastAsia"/>
                <w:lang w:eastAsia="zh-CN"/>
              </w:rPr>
            </w:pPr>
            <w:r>
              <w:rPr>
                <w:sz w:val="13"/>
                <w:lang w:eastAsia="zh-CN"/>
              </w:rPr>
              <w:t>通过元拓扑库、SDI-Bond 与性能计数器反馈，可降低拥塞并提高链路与原语核利用率。</w:t>
            </w:r>
          </w:p>
        </w:tc>
        <w:tc>
          <w:tcPr>
            <w:tcW w:w="3607" w:type="dxa"/>
          </w:tcPr>
          <w:p w14:paraId="7D40380E" w14:textId="77777777" w:rsidR="00726E45" w:rsidRDefault="00926511">
            <w:pPr>
              <w:rPr>
                <w:rFonts w:hint="eastAsia"/>
                <w:lang w:eastAsia="zh-CN"/>
              </w:rPr>
            </w:pPr>
            <w:r>
              <w:rPr>
                <w:sz w:val="13"/>
                <w:lang w:eastAsia="zh-CN"/>
              </w:rPr>
              <w:t>降低延迟/同步开销，提升拓扑适配能力、链路利用率和跨场景复用能力。</w:t>
            </w:r>
          </w:p>
        </w:tc>
      </w:tr>
    </w:tbl>
    <w:p w14:paraId="373D3806" w14:textId="77777777" w:rsidR="00726E45" w:rsidRDefault="00926511">
      <w:pPr>
        <w:spacing w:after="0" w:line="240" w:lineRule="auto"/>
        <w:rPr>
          <w:rFonts w:hint="eastAsia"/>
          <w:lang w:eastAsia="zh-CN"/>
        </w:rPr>
      </w:pPr>
      <w:r>
        <w:rPr>
          <w:b/>
          <w:sz w:val="20"/>
          <w:lang w:eastAsia="zh-CN"/>
        </w:rPr>
        <w:t>八、附图及附图说明</w:t>
      </w:r>
    </w:p>
    <w:p w14:paraId="429B153F" w14:textId="77777777" w:rsidR="00726E45" w:rsidRDefault="00926511">
      <w:pPr>
        <w:spacing w:after="0" w:line="240" w:lineRule="auto"/>
        <w:rPr>
          <w:rFonts w:hint="eastAsia"/>
          <w:lang w:eastAsia="zh-CN"/>
        </w:rPr>
      </w:pPr>
      <w:r>
        <w:rPr>
          <w:sz w:val="15"/>
          <w:lang w:eastAsia="zh-CN"/>
        </w:rPr>
        <w:t>附图均采用黑白线框图绘制，各图中的相同模块名称在说明书中保持一致。</w:t>
      </w:r>
    </w:p>
    <w:tbl>
      <w:tblPr>
        <w:tblStyle w:val="aff1"/>
        <w:tblW w:w="0" w:type="auto"/>
        <w:jc w:val="center"/>
        <w:tblLook w:val="04A0" w:firstRow="1" w:lastRow="0" w:firstColumn="1" w:lastColumn="0" w:noHBand="0" w:noVBand="1"/>
      </w:tblPr>
      <w:tblGrid>
        <w:gridCol w:w="5411"/>
        <w:gridCol w:w="5411"/>
      </w:tblGrid>
      <w:tr w:rsidR="00726E45" w14:paraId="23519289" w14:textId="77777777">
        <w:trPr>
          <w:jc w:val="center"/>
        </w:trPr>
        <w:tc>
          <w:tcPr>
            <w:tcW w:w="5411" w:type="dxa"/>
          </w:tcPr>
          <w:p w14:paraId="528AEE46" w14:textId="77777777" w:rsidR="00726E45" w:rsidRDefault="00926511">
            <w:pPr>
              <w:jc w:val="center"/>
              <w:rPr>
                <w:rFonts w:hint="eastAsia"/>
              </w:rPr>
            </w:pPr>
            <w:r>
              <w:rPr>
                <w:noProof/>
                <w:sz w:val="13"/>
                <w:lang w:eastAsia="zh-CN"/>
              </w:rPr>
              <w:drawing>
                <wp:inline distT="0" distB="0" distL="0" distR="0" wp14:anchorId="5BA4D374" wp14:editId="5D50F39D">
                  <wp:extent cx="2240280" cy="14721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_系统总体架构图.png"/>
                          <pic:cNvPicPr/>
                        </pic:nvPicPr>
                        <pic:blipFill>
                          <a:blip r:embed="rId11"/>
                          <a:stretch>
                            <a:fillRect/>
                          </a:stretch>
                        </pic:blipFill>
                        <pic:spPr>
                          <a:xfrm>
                            <a:off x="0" y="0"/>
                            <a:ext cx="2240280" cy="1472183"/>
                          </a:xfrm>
                          <a:prstGeom prst="rect">
                            <a:avLst/>
                          </a:prstGeom>
                        </pic:spPr>
                      </pic:pic>
                    </a:graphicData>
                  </a:graphic>
                </wp:inline>
              </w:drawing>
            </w:r>
          </w:p>
          <w:p w14:paraId="36E3CBD9" w14:textId="77777777" w:rsidR="00726E45" w:rsidRDefault="00926511">
            <w:pPr>
              <w:jc w:val="center"/>
              <w:rPr>
                <w:rFonts w:hint="eastAsia"/>
                <w:lang w:eastAsia="zh-CN"/>
              </w:rPr>
            </w:pPr>
            <w:r>
              <w:rPr>
                <w:b/>
                <w:sz w:val="13"/>
                <w:lang w:eastAsia="zh-CN"/>
              </w:rPr>
              <w:t>图1 系统总体架构图</w:t>
            </w:r>
          </w:p>
          <w:p w14:paraId="5C100432" w14:textId="77777777" w:rsidR="00726E45" w:rsidRDefault="00926511">
            <w:pPr>
              <w:rPr>
                <w:rFonts w:hint="eastAsia"/>
                <w:lang w:eastAsia="zh-CN"/>
              </w:rPr>
            </w:pPr>
            <w:r>
              <w:rPr>
                <w:sz w:val="13"/>
                <w:lang w:eastAsia="zh-CN"/>
              </w:rPr>
              <w:t>展示上层框架/原语优化器、SDI-Ctrl、NPC-AR、CPC-M/CPC-S、SDIO-N 协议栈及计算瓦片之间的整体关系。</w:t>
            </w:r>
          </w:p>
        </w:tc>
        <w:tc>
          <w:tcPr>
            <w:tcW w:w="5411" w:type="dxa"/>
          </w:tcPr>
          <w:p w14:paraId="6D7DCD20" w14:textId="77777777" w:rsidR="00726E45" w:rsidRDefault="00926511">
            <w:pPr>
              <w:jc w:val="center"/>
              <w:rPr>
                <w:rFonts w:hint="eastAsia"/>
              </w:rPr>
            </w:pPr>
            <w:r>
              <w:rPr>
                <w:noProof/>
                <w:sz w:val="13"/>
                <w:lang w:eastAsia="zh-CN"/>
              </w:rPr>
              <w:drawing>
                <wp:inline distT="0" distB="0" distL="0" distR="0" wp14:anchorId="059EAC26" wp14:editId="333EE6AD">
                  <wp:extent cx="2240280" cy="14721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_双缓冲拓扑切换图.png"/>
                          <pic:cNvPicPr/>
                        </pic:nvPicPr>
                        <pic:blipFill>
                          <a:blip r:embed="rId12"/>
                          <a:stretch>
                            <a:fillRect/>
                          </a:stretch>
                        </pic:blipFill>
                        <pic:spPr>
                          <a:xfrm>
                            <a:off x="0" y="0"/>
                            <a:ext cx="2240280" cy="1472183"/>
                          </a:xfrm>
                          <a:prstGeom prst="rect">
                            <a:avLst/>
                          </a:prstGeom>
                        </pic:spPr>
                      </pic:pic>
                    </a:graphicData>
                  </a:graphic>
                </wp:inline>
              </w:drawing>
            </w:r>
          </w:p>
          <w:p w14:paraId="0E333219" w14:textId="77777777" w:rsidR="00726E45" w:rsidRDefault="00926511">
            <w:pPr>
              <w:jc w:val="center"/>
              <w:rPr>
                <w:rFonts w:hint="eastAsia"/>
                <w:lang w:eastAsia="zh-CN"/>
              </w:rPr>
            </w:pPr>
            <w:r>
              <w:rPr>
                <w:b/>
                <w:sz w:val="13"/>
                <w:lang w:eastAsia="zh-CN"/>
              </w:rPr>
              <w:t>图2 SDI-Ctrl 双缓冲拓扑切换示意图</w:t>
            </w:r>
          </w:p>
          <w:p w14:paraId="5D15AB18" w14:textId="77777777" w:rsidR="00726E45" w:rsidRDefault="00926511">
            <w:pPr>
              <w:rPr>
                <w:rFonts w:hint="eastAsia"/>
                <w:lang w:eastAsia="zh-CN"/>
              </w:rPr>
            </w:pPr>
            <w:r>
              <w:rPr>
                <w:sz w:val="13"/>
                <w:lang w:eastAsia="zh-CN"/>
              </w:rPr>
              <w:t>展示当前活跃配置寄存器、影子配置寄存器、路径配置字下发、原子交换信号以及逐级确认机制。</w:t>
            </w:r>
          </w:p>
        </w:tc>
      </w:tr>
      <w:tr w:rsidR="00726E45" w14:paraId="69DAE701" w14:textId="77777777">
        <w:trPr>
          <w:jc w:val="center"/>
        </w:trPr>
        <w:tc>
          <w:tcPr>
            <w:tcW w:w="5411" w:type="dxa"/>
          </w:tcPr>
          <w:p w14:paraId="0B6F4AF1" w14:textId="77777777" w:rsidR="00726E45" w:rsidRDefault="00926511">
            <w:pPr>
              <w:jc w:val="center"/>
              <w:rPr>
                <w:rFonts w:hint="eastAsia"/>
              </w:rPr>
            </w:pPr>
            <w:r>
              <w:rPr>
                <w:noProof/>
                <w:sz w:val="13"/>
                <w:lang w:eastAsia="zh-CN"/>
              </w:rPr>
              <w:drawing>
                <wp:inline distT="0" distB="0" distL="0" distR="0" wp14:anchorId="0F244F85" wp14:editId="7F0B5E88">
                  <wp:extent cx="2240280" cy="14721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_原语核数据通路图.png"/>
                          <pic:cNvPicPr/>
                        </pic:nvPicPr>
                        <pic:blipFill>
                          <a:blip r:embed="rId13"/>
                          <a:stretch>
                            <a:fillRect/>
                          </a:stretch>
                        </pic:blipFill>
                        <pic:spPr>
                          <a:xfrm>
                            <a:off x="0" y="0"/>
                            <a:ext cx="2240280" cy="1472183"/>
                          </a:xfrm>
                          <a:prstGeom prst="rect">
                            <a:avLst/>
                          </a:prstGeom>
                        </pic:spPr>
                      </pic:pic>
                    </a:graphicData>
                  </a:graphic>
                </wp:inline>
              </w:drawing>
            </w:r>
          </w:p>
          <w:p w14:paraId="479AC9BB" w14:textId="77777777" w:rsidR="00726E45" w:rsidRDefault="00926511">
            <w:pPr>
              <w:jc w:val="center"/>
              <w:rPr>
                <w:rFonts w:hint="eastAsia"/>
                <w:lang w:eastAsia="zh-CN"/>
              </w:rPr>
            </w:pPr>
            <w:r>
              <w:rPr>
                <w:b/>
                <w:sz w:val="13"/>
                <w:lang w:eastAsia="zh-CN"/>
              </w:rPr>
              <w:t>图3 NPC-AR/CPC 原语核数据通路图</w:t>
            </w:r>
          </w:p>
          <w:p w14:paraId="1839DE08" w14:textId="77777777" w:rsidR="00726E45" w:rsidRDefault="00926511">
            <w:pPr>
              <w:rPr>
                <w:rFonts w:hint="eastAsia"/>
                <w:lang w:eastAsia="zh-CN"/>
              </w:rPr>
            </w:pPr>
            <w:r>
              <w:rPr>
                <w:sz w:val="13"/>
                <w:lang w:eastAsia="zh-CN"/>
              </w:rPr>
              <w:t>展示 Flit 输入、操作码解析、通信原语核、算子原语核、状态寄存器和输出路径之间的数据通路。</w:t>
            </w:r>
          </w:p>
        </w:tc>
        <w:tc>
          <w:tcPr>
            <w:tcW w:w="5411" w:type="dxa"/>
          </w:tcPr>
          <w:p w14:paraId="7F079D3D" w14:textId="77777777" w:rsidR="00726E45" w:rsidRDefault="00926511">
            <w:pPr>
              <w:jc w:val="center"/>
              <w:rPr>
                <w:rFonts w:hint="eastAsia"/>
              </w:rPr>
            </w:pPr>
            <w:r>
              <w:rPr>
                <w:noProof/>
                <w:sz w:val="13"/>
                <w:lang w:eastAsia="zh-CN"/>
              </w:rPr>
              <w:drawing>
                <wp:inline distT="0" distB="0" distL="0" distR="0" wp14:anchorId="7236709A" wp14:editId="2D8AC50C">
                  <wp:extent cx="2240280" cy="14721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_元拓扑库SDI-Bond图.png"/>
                          <pic:cNvPicPr/>
                        </pic:nvPicPr>
                        <pic:blipFill>
                          <a:blip r:embed="rId14"/>
                          <a:stretch>
                            <a:fillRect/>
                          </a:stretch>
                        </pic:blipFill>
                        <pic:spPr>
                          <a:xfrm>
                            <a:off x="0" y="0"/>
                            <a:ext cx="2240280" cy="1472183"/>
                          </a:xfrm>
                          <a:prstGeom prst="rect">
                            <a:avLst/>
                          </a:prstGeom>
                        </pic:spPr>
                      </pic:pic>
                    </a:graphicData>
                  </a:graphic>
                </wp:inline>
              </w:drawing>
            </w:r>
          </w:p>
          <w:p w14:paraId="6228202C" w14:textId="77777777" w:rsidR="00726E45" w:rsidRDefault="00926511">
            <w:pPr>
              <w:jc w:val="center"/>
              <w:rPr>
                <w:rFonts w:hint="eastAsia"/>
                <w:lang w:eastAsia="zh-CN"/>
              </w:rPr>
            </w:pPr>
            <w:r>
              <w:rPr>
                <w:b/>
                <w:sz w:val="13"/>
                <w:lang w:eastAsia="zh-CN"/>
              </w:rPr>
              <w:t>图4 元拓扑库及 SDI-Bond 转换关系图</w:t>
            </w:r>
          </w:p>
          <w:p w14:paraId="3867314B" w14:textId="77777777" w:rsidR="00726E45" w:rsidRDefault="00926511">
            <w:pPr>
              <w:rPr>
                <w:rFonts w:hint="eastAsia"/>
              </w:rPr>
            </w:pPr>
            <w:r>
              <w:rPr>
                <w:sz w:val="13"/>
              </w:rPr>
              <w:t>展示 Ring、Tree、Mesh、Torus、Butterfly、Crossbar、Dragonfly 等元拓扑模板及其低开销转换关系。</w:t>
            </w:r>
          </w:p>
        </w:tc>
      </w:tr>
      <w:tr w:rsidR="00726E45" w14:paraId="073DBF4F" w14:textId="77777777">
        <w:trPr>
          <w:jc w:val="center"/>
        </w:trPr>
        <w:tc>
          <w:tcPr>
            <w:tcW w:w="5411" w:type="dxa"/>
          </w:tcPr>
          <w:p w14:paraId="0DDD0CA0" w14:textId="77777777" w:rsidR="00726E45" w:rsidRDefault="00926511">
            <w:pPr>
              <w:jc w:val="center"/>
              <w:rPr>
                <w:rFonts w:hint="eastAsia"/>
              </w:rPr>
            </w:pPr>
            <w:r>
              <w:rPr>
                <w:noProof/>
                <w:sz w:val="13"/>
                <w:lang w:eastAsia="zh-CN"/>
              </w:rPr>
              <w:drawing>
                <wp:inline distT="0" distB="0" distL="0" distR="0" wp14:anchorId="3FB63600" wp14:editId="4C427345">
                  <wp:extent cx="2240280" cy="14721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_原语优化器调度流程图.png"/>
                          <pic:cNvPicPr/>
                        </pic:nvPicPr>
                        <pic:blipFill>
                          <a:blip r:embed="rId15"/>
                          <a:stretch>
                            <a:fillRect/>
                          </a:stretch>
                        </pic:blipFill>
                        <pic:spPr>
                          <a:xfrm>
                            <a:off x="0" y="0"/>
                            <a:ext cx="2240280" cy="1472183"/>
                          </a:xfrm>
                          <a:prstGeom prst="rect">
                            <a:avLst/>
                          </a:prstGeom>
                        </pic:spPr>
                      </pic:pic>
                    </a:graphicData>
                  </a:graphic>
                </wp:inline>
              </w:drawing>
            </w:r>
          </w:p>
          <w:p w14:paraId="743A01E1" w14:textId="77777777" w:rsidR="00726E45" w:rsidRDefault="00926511">
            <w:pPr>
              <w:jc w:val="center"/>
              <w:rPr>
                <w:rFonts w:hint="eastAsia"/>
                <w:lang w:eastAsia="zh-CN"/>
              </w:rPr>
            </w:pPr>
            <w:r>
              <w:rPr>
                <w:b/>
                <w:sz w:val="13"/>
                <w:lang w:eastAsia="zh-CN"/>
              </w:rPr>
              <w:t>图5 原语优化器与 S1-S5 调度方法流程图</w:t>
            </w:r>
          </w:p>
          <w:p w14:paraId="706717EF" w14:textId="77777777" w:rsidR="00726E45" w:rsidRDefault="00926511">
            <w:pPr>
              <w:rPr>
                <w:rFonts w:hint="eastAsia"/>
                <w:lang w:eastAsia="zh-CN"/>
              </w:rPr>
            </w:pPr>
            <w:r>
              <w:rPr>
                <w:sz w:val="13"/>
                <w:lang w:eastAsia="zh-CN"/>
              </w:rPr>
              <w:t>展示应用计算图解析、原语合并、计算通信融合、候选拓扑筛选、代价评估、拓扑切换和原语执行流程。</w:t>
            </w:r>
          </w:p>
        </w:tc>
        <w:tc>
          <w:tcPr>
            <w:tcW w:w="5411" w:type="dxa"/>
          </w:tcPr>
          <w:p w14:paraId="3E0E2E20" w14:textId="77777777" w:rsidR="00726E45" w:rsidRDefault="00926511">
            <w:pPr>
              <w:jc w:val="center"/>
              <w:rPr>
                <w:rFonts w:hint="eastAsia"/>
              </w:rPr>
            </w:pPr>
            <w:r>
              <w:rPr>
                <w:noProof/>
                <w:sz w:val="13"/>
                <w:lang w:eastAsia="zh-CN"/>
              </w:rPr>
              <w:drawing>
                <wp:inline distT="0" distB="0" distL="0" distR="0" wp14:anchorId="2C4CECAB" wp14:editId="1E20245B">
                  <wp:extent cx="2240280" cy="14721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6_SDIO-N协议栈图.png"/>
                          <pic:cNvPicPr/>
                        </pic:nvPicPr>
                        <pic:blipFill>
                          <a:blip r:embed="rId16"/>
                          <a:stretch>
                            <a:fillRect/>
                          </a:stretch>
                        </pic:blipFill>
                        <pic:spPr>
                          <a:xfrm>
                            <a:off x="0" y="0"/>
                            <a:ext cx="2240280" cy="1472183"/>
                          </a:xfrm>
                          <a:prstGeom prst="rect">
                            <a:avLst/>
                          </a:prstGeom>
                        </pic:spPr>
                      </pic:pic>
                    </a:graphicData>
                  </a:graphic>
                </wp:inline>
              </w:drawing>
            </w:r>
          </w:p>
          <w:p w14:paraId="410C56AB" w14:textId="77777777" w:rsidR="00726E45" w:rsidRDefault="00926511">
            <w:pPr>
              <w:jc w:val="center"/>
              <w:rPr>
                <w:rFonts w:hint="eastAsia"/>
                <w:lang w:eastAsia="zh-CN"/>
              </w:rPr>
            </w:pPr>
            <w:r>
              <w:rPr>
                <w:b/>
                <w:sz w:val="13"/>
                <w:lang w:eastAsia="zh-CN"/>
              </w:rPr>
              <w:t>图6 SDIO-N 四层协议栈及跨尺度部署图</w:t>
            </w:r>
          </w:p>
          <w:p w14:paraId="1165BE2F" w14:textId="77777777" w:rsidR="00726E45" w:rsidRDefault="00926511">
            <w:pPr>
              <w:rPr>
                <w:rFonts w:hint="eastAsia"/>
                <w:lang w:eastAsia="zh-CN"/>
              </w:rPr>
            </w:pPr>
            <w:r>
              <w:rPr>
                <w:sz w:val="13"/>
                <w:lang w:eastAsia="zh-CN"/>
              </w:rPr>
              <w:t>展示 L1 物理层、L2 链路层、L3 网络层、L4 语义层及端侧、板级、多芯片、晶圆级部署方式。</w:t>
            </w:r>
          </w:p>
        </w:tc>
      </w:tr>
    </w:tbl>
    <w:p w14:paraId="66E0EFF2" w14:textId="77777777" w:rsidR="00726E45" w:rsidRDefault="00926511">
      <w:pPr>
        <w:spacing w:after="0" w:line="240" w:lineRule="auto"/>
        <w:rPr>
          <w:rFonts w:hint="eastAsia"/>
          <w:lang w:eastAsia="zh-CN"/>
        </w:rPr>
      </w:pPr>
      <w:r>
        <w:rPr>
          <w:b/>
          <w:sz w:val="20"/>
          <w:lang w:eastAsia="zh-CN"/>
        </w:rPr>
        <w:t>九、具体实施方式</w:t>
      </w:r>
    </w:p>
    <w:p w14:paraId="5E62043C" w14:textId="77777777" w:rsidR="00726E45" w:rsidRDefault="00926511">
      <w:pPr>
        <w:spacing w:after="0" w:line="240" w:lineRule="auto"/>
        <w:rPr>
          <w:rFonts w:hint="eastAsia"/>
          <w:lang w:eastAsia="zh-CN"/>
        </w:rPr>
      </w:pPr>
      <w:r>
        <w:rPr>
          <w:b/>
          <w:sz w:val="16"/>
          <w:lang w:eastAsia="zh-CN"/>
        </w:rPr>
        <w:t>实施例一：大模型训练中的 AllReduce 加速</w:t>
      </w:r>
    </w:p>
    <w:p w14:paraId="71494C28" w14:textId="77777777" w:rsidR="00726E45" w:rsidRDefault="00926511">
      <w:pPr>
        <w:spacing w:after="0" w:line="240" w:lineRule="auto"/>
        <w:rPr>
          <w:rFonts w:hint="eastAsia"/>
          <w:lang w:eastAsia="zh-CN"/>
        </w:rPr>
      </w:pPr>
      <w:r>
        <w:rPr>
          <w:sz w:val="15"/>
          <w:lang w:eastAsia="zh-CN"/>
        </w:rPr>
        <w:t>在 N 个 GPU 节点进行数据并行训练时，各节点通过 SDIO-N 接口连接至 SDI 互连网络。训练框架调用 AllReduce 后，SDIO-N 语义层将调用映射为统一原语操作码；原语优化器识别该阶段以归约通信为主，选择适配 AllReduce 的 Ring 或 Tree 拓扑；SDI-Ctrl 将路径配置字写入影子寄存器并完成原子交换；NPC-AR 在数据流经交换节点时执行逐跳局部归约，最终将全局归约结果返回至各计算节点。</w:t>
      </w:r>
    </w:p>
    <w:p w14:paraId="23FB9CFC" w14:textId="77777777" w:rsidR="00726E45" w:rsidRDefault="00926511">
      <w:pPr>
        <w:spacing w:after="0" w:line="240" w:lineRule="auto"/>
        <w:rPr>
          <w:rFonts w:hint="eastAsia"/>
          <w:lang w:eastAsia="zh-CN"/>
        </w:rPr>
      </w:pPr>
      <w:r>
        <w:rPr>
          <w:b/>
          <w:sz w:val="16"/>
          <w:lang w:eastAsia="zh-CN"/>
        </w:rPr>
        <w:t>实施例二：信号处理中的 DBF/FFT 拓扑热切换</w:t>
      </w:r>
    </w:p>
    <w:p w14:paraId="06C22C2B" w14:textId="77777777" w:rsidR="00726E45" w:rsidRDefault="00926511">
      <w:pPr>
        <w:spacing w:after="0" w:line="240" w:lineRule="auto"/>
        <w:rPr>
          <w:rFonts w:hint="eastAsia"/>
          <w:lang w:eastAsia="zh-CN"/>
        </w:rPr>
      </w:pPr>
      <w:r>
        <w:rPr>
          <w:sz w:val="15"/>
          <w:lang w:eastAsia="zh-CN"/>
        </w:rPr>
        <w:t>在相控阵雷达或复杂信号处理流水线中，系统可在 DBF 阶段选择 2D Mesh 拓扑并由 CPC-M 执行矩阵/向量类原语，在 FFT 阶段切换为 Butterfly 拓扑并由 CPC-S 执行蝶形运算。阶段切换时，SDI-Ctrl 将新拓扑写入影子配置寄存器，通过原子交换和逐级确认完成拓扑切换，从而在同一物理硬件上服务不同计算阶段。</w:t>
      </w:r>
    </w:p>
    <w:p w14:paraId="62251F12" w14:textId="77777777" w:rsidR="00726E45" w:rsidRDefault="00926511">
      <w:pPr>
        <w:spacing w:after="0" w:line="240" w:lineRule="auto"/>
        <w:rPr>
          <w:rFonts w:hint="eastAsia"/>
          <w:lang w:eastAsia="zh-CN"/>
        </w:rPr>
      </w:pPr>
      <w:r>
        <w:rPr>
          <w:b/>
          <w:sz w:val="16"/>
          <w:lang w:eastAsia="zh-CN"/>
        </w:rPr>
        <w:t>实施例三：多芯片或晶圆级推理中的跨尺度协同</w:t>
      </w:r>
    </w:p>
    <w:p w14:paraId="4525F13F" w14:textId="77777777" w:rsidR="00726E45" w:rsidRDefault="00926511">
      <w:pPr>
        <w:spacing w:after="0" w:line="240" w:lineRule="auto"/>
        <w:rPr>
          <w:rFonts w:hint="eastAsia"/>
          <w:lang w:eastAsia="zh-CN"/>
        </w:rPr>
      </w:pPr>
      <w:r>
        <w:rPr>
          <w:sz w:val="15"/>
          <w:lang w:eastAsia="zh-CN"/>
        </w:rPr>
        <w:t>在多芯粒或晶圆级系统中，芯粒内可采用 CMOS 并口互连，芯粒间可采用 SerDes 或硅光互连。SDIO-N 的 L1 层屏蔽不同物理介质差异，L2 层采用 Flit 流控和检错，L3 层根据 SDI-Ctrl 下发的拓扑配置执行路由，L4 层将上层注意力、All-to-All 或归约类调用映射为原语操作码，实现跨尺度统一调度。</w:t>
      </w:r>
    </w:p>
    <w:sectPr w:rsidR="00726E45">
      <w:headerReference w:type="default" r:id="rId17"/>
      <w:footerReference w:type="default" r:id="rId18"/>
      <w:pgSz w:w="12240" w:h="15840"/>
      <w:pgMar w:top="547" w:right="605" w:bottom="547" w:left="605"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代理" w:date="2026-07-27T15:41:00Z" w:initials="A">
    <w:p w14:paraId="1ADC54B8" w14:textId="77777777" w:rsidR="008F5361" w:rsidRDefault="008F5361">
      <w:pPr>
        <w:pStyle w:val="affa"/>
        <w:rPr>
          <w:rFonts w:hint="eastAsia"/>
          <w:lang w:eastAsia="zh-CN"/>
        </w:rPr>
      </w:pPr>
      <w:r>
        <w:rPr>
          <w:rStyle w:val="aff9"/>
        </w:rPr>
        <w:annotationRef/>
      </w:r>
      <w:r>
        <w:rPr>
          <w:rFonts w:hint="eastAsia"/>
          <w:lang w:eastAsia="zh-CN"/>
        </w:rPr>
        <w:t>下文没有用到，起到什么作用？</w:t>
      </w:r>
    </w:p>
  </w:comment>
  <w:comment w:id="3" w:author="代理" w:date="2026-07-27T15:50:00Z" w:initials="A">
    <w:p w14:paraId="11AAD9C2" w14:textId="77777777" w:rsidR="008F5361" w:rsidRDefault="008F5361">
      <w:pPr>
        <w:pStyle w:val="affa"/>
        <w:rPr>
          <w:rFonts w:hint="eastAsia"/>
          <w:lang w:eastAsia="zh-CN"/>
        </w:rPr>
      </w:pPr>
      <w:r>
        <w:rPr>
          <w:rStyle w:val="aff9"/>
        </w:rPr>
        <w:annotationRef/>
      </w:r>
      <w:r>
        <w:rPr>
          <w:rFonts w:hint="eastAsia"/>
          <w:lang w:eastAsia="zh-CN"/>
        </w:rPr>
        <w:t>此段描述中“相邻”“连续”是</w:t>
      </w:r>
      <w:r w:rsidR="00191DAC">
        <w:rPr>
          <w:rFonts w:hint="eastAsia"/>
          <w:lang w:eastAsia="zh-CN"/>
        </w:rPr>
        <w:t>与当前</w:t>
      </w:r>
      <w:r w:rsidR="00191DAC">
        <w:rPr>
          <w:sz w:val="15"/>
          <w:lang w:eastAsia="zh-CN"/>
        </w:rPr>
        <w:t>原语请求</w:t>
      </w:r>
      <w:r w:rsidR="00191DAC">
        <w:rPr>
          <w:rFonts w:hint="eastAsia"/>
          <w:sz w:val="15"/>
          <w:lang w:eastAsia="zh-CN"/>
        </w:rPr>
        <w:t>相邻/连续？</w:t>
      </w:r>
    </w:p>
  </w:comment>
  <w:comment w:id="5" w:author="代理" w:date="2026-07-27T15:44:00Z" w:initials="A">
    <w:p w14:paraId="6270A2D1" w14:textId="77777777" w:rsidR="008F5361" w:rsidRDefault="008F5361">
      <w:pPr>
        <w:pStyle w:val="affa"/>
        <w:rPr>
          <w:rFonts w:hint="eastAsia"/>
          <w:lang w:eastAsia="zh-CN"/>
        </w:rPr>
      </w:pPr>
      <w:r>
        <w:rPr>
          <w:rStyle w:val="aff9"/>
        </w:rPr>
        <w:annotationRef/>
      </w:r>
      <w:r>
        <w:rPr>
          <w:rFonts w:hint="eastAsia"/>
          <w:lang w:eastAsia="zh-CN"/>
        </w:rPr>
        <w:t>选择标准是什么？例如，计算评分，选择评分最高的？</w:t>
      </w:r>
    </w:p>
  </w:comment>
  <w:comment w:id="7" w:author="代理" w:date="2026-07-27T15:47:00Z" w:initials="A">
    <w:p w14:paraId="162326BC" w14:textId="77777777" w:rsidR="008F5361" w:rsidRDefault="008F5361">
      <w:pPr>
        <w:pStyle w:val="affa"/>
        <w:rPr>
          <w:rFonts w:hint="eastAsia"/>
          <w:lang w:eastAsia="zh-CN"/>
        </w:rPr>
      </w:pPr>
      <w:r>
        <w:rPr>
          <w:rStyle w:val="aff9"/>
        </w:rPr>
        <w:annotationRef/>
      </w:r>
      <w:r>
        <w:rPr>
          <w:rFonts w:hint="eastAsia"/>
          <w:lang w:eastAsia="zh-CN"/>
        </w:rPr>
        <w:t>如何得到的操作码？与</w:t>
      </w:r>
      <w:r>
        <w:rPr>
          <w:sz w:val="15"/>
          <w:lang w:eastAsia="zh-CN"/>
        </w:rPr>
        <w:t>原语调用请求</w:t>
      </w:r>
      <w:r>
        <w:rPr>
          <w:rFonts w:hint="eastAsia"/>
          <w:sz w:val="15"/>
          <w:lang w:eastAsia="zh-CN"/>
        </w:rPr>
        <w:t>对应的操作码吗？</w:t>
      </w:r>
    </w:p>
  </w:comment>
  <w:comment w:id="8" w:author="代理" w:date="2026-07-27T15:48:00Z" w:initials="A">
    <w:p w14:paraId="5D91C8F8" w14:textId="77777777" w:rsidR="008F5361" w:rsidRDefault="008F5361">
      <w:pPr>
        <w:pStyle w:val="affa"/>
        <w:rPr>
          <w:rFonts w:hint="eastAsia"/>
          <w:lang w:eastAsia="zh-CN"/>
        </w:rPr>
      </w:pPr>
      <w:r>
        <w:rPr>
          <w:rStyle w:val="aff9"/>
        </w:rPr>
        <w:annotationRef/>
      </w:r>
      <w:r>
        <w:rPr>
          <w:rFonts w:hint="eastAsia"/>
          <w:lang w:eastAsia="zh-CN"/>
        </w:rPr>
        <w:t>数据流是什么数据流？</w:t>
      </w:r>
    </w:p>
  </w:comment>
  <w:comment w:id="9" w:author="代理" w:date="2026-07-27T15:50:00Z" w:initials="A">
    <w:p w14:paraId="3CD7C7A8" w14:textId="77777777" w:rsidR="008F5361" w:rsidRDefault="008F5361">
      <w:pPr>
        <w:pStyle w:val="affa"/>
        <w:rPr>
          <w:rFonts w:hint="eastAsia"/>
          <w:lang w:eastAsia="zh-CN"/>
        </w:rPr>
      </w:pPr>
      <w:r>
        <w:rPr>
          <w:rStyle w:val="aff9"/>
        </w:rPr>
        <w:annotationRef/>
      </w:r>
      <w:r>
        <w:rPr>
          <w:rFonts w:hint="eastAsia"/>
          <w:lang w:eastAsia="zh-CN"/>
        </w:rPr>
        <w:t>触发条件是什么？</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DC54B8" w15:done="0"/>
  <w15:commentEx w15:paraId="11AAD9C2" w15:done="0"/>
  <w15:commentEx w15:paraId="6270A2D1" w15:done="0"/>
  <w15:commentEx w15:paraId="162326BC" w15:done="0"/>
  <w15:commentEx w15:paraId="5D91C8F8" w15:done="0"/>
  <w15:commentEx w15:paraId="3CD7C7A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DC54B8" w16cid:durableId="1ADC54B8"/>
  <w16cid:commentId w16cid:paraId="11AAD9C2" w16cid:durableId="11AAD9C2"/>
  <w16cid:commentId w16cid:paraId="6270A2D1" w16cid:durableId="6270A2D1"/>
  <w16cid:commentId w16cid:paraId="162326BC" w16cid:durableId="162326BC"/>
  <w16cid:commentId w16cid:paraId="5D91C8F8" w16cid:durableId="5D91C8F8"/>
  <w16cid:commentId w16cid:paraId="3CD7C7A8" w16cid:durableId="3CD7C7A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FE02C" w14:textId="77777777" w:rsidR="005757F7" w:rsidRDefault="005757F7">
      <w:pPr>
        <w:spacing w:after="0" w:line="240" w:lineRule="auto"/>
        <w:rPr>
          <w:rFonts w:hint="eastAsia"/>
        </w:rPr>
      </w:pPr>
      <w:r>
        <w:separator/>
      </w:r>
    </w:p>
  </w:endnote>
  <w:endnote w:type="continuationSeparator" w:id="0">
    <w:p w14:paraId="4A92A927" w14:textId="77777777" w:rsidR="005757F7" w:rsidRDefault="005757F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091A1" w14:textId="77777777" w:rsidR="00726E45" w:rsidRDefault="00926511">
    <w:pPr>
      <w:pStyle w:val="a7"/>
      <w:jc w:val="center"/>
      <w:rPr>
        <w:rFonts w:hint="eastAsia"/>
        <w:lang w:eastAsia="zh-CN"/>
      </w:rPr>
    </w:pPr>
    <w:r>
      <w:rPr>
        <w:sz w:val="14"/>
        <w:lang w:eastAsia="zh-CN"/>
      </w:rPr>
      <w:t>本文件为交底书草稿，供代理师撰写正式专利申请文件使用。</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3720F" w14:textId="77777777" w:rsidR="005757F7" w:rsidRDefault="005757F7">
      <w:pPr>
        <w:spacing w:after="0" w:line="240" w:lineRule="auto"/>
        <w:rPr>
          <w:rFonts w:hint="eastAsia"/>
        </w:rPr>
      </w:pPr>
      <w:r>
        <w:separator/>
      </w:r>
    </w:p>
  </w:footnote>
  <w:footnote w:type="continuationSeparator" w:id="0">
    <w:p w14:paraId="281E541A" w14:textId="77777777" w:rsidR="005757F7" w:rsidRDefault="005757F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B5123" w14:textId="77777777" w:rsidR="00726E45" w:rsidRDefault="00926511">
    <w:pPr>
      <w:pStyle w:val="a5"/>
      <w:jc w:val="center"/>
      <w:rPr>
        <w:rFonts w:hint="eastAsia"/>
        <w:lang w:eastAsia="zh-CN"/>
      </w:rPr>
    </w:pPr>
    <w:r>
      <w:rPr>
        <w:sz w:val="16"/>
        <w:lang w:eastAsia="zh-CN"/>
      </w:rPr>
      <w:t>大连东方专利代理有限责任公司  技术交底书（填写版）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20946377">
    <w:abstractNumId w:val="8"/>
  </w:num>
  <w:num w:numId="2" w16cid:durableId="629015988">
    <w:abstractNumId w:val="6"/>
  </w:num>
  <w:num w:numId="3" w16cid:durableId="1801872315">
    <w:abstractNumId w:val="5"/>
  </w:num>
  <w:num w:numId="4" w16cid:durableId="1908685676">
    <w:abstractNumId w:val="4"/>
  </w:num>
  <w:num w:numId="5" w16cid:durableId="990449381">
    <w:abstractNumId w:val="7"/>
  </w:num>
  <w:num w:numId="6" w16cid:durableId="2075351523">
    <w:abstractNumId w:val="3"/>
  </w:num>
  <w:num w:numId="7" w16cid:durableId="2089617074">
    <w:abstractNumId w:val="2"/>
  </w:num>
  <w:num w:numId="8" w16cid:durableId="1885409857">
    <w:abstractNumId w:val="1"/>
  </w:num>
  <w:num w:numId="9" w16cid:durableId="88991879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代理">
    <w15:presenceInfo w15:providerId="None" w15:userId="代理"/>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91DAC"/>
    <w:rsid w:val="0029639D"/>
    <w:rsid w:val="00326F90"/>
    <w:rsid w:val="00350F10"/>
    <w:rsid w:val="005757F7"/>
    <w:rsid w:val="00726E45"/>
    <w:rsid w:val="008F5361"/>
    <w:rsid w:val="00926511"/>
    <w:rsid w:val="00AA1D8D"/>
    <w:rsid w:val="00B47730"/>
    <w:rsid w:val="00CB0664"/>
    <w:rsid w:val="00E004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2EFBF3"/>
  <w14:defaultImageDpi w14:val="300"/>
  <w15:docId w15:val="{F20F213D-A6BF-40D2-9E66-A5FADE2A4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17"/>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8F5361"/>
    <w:rPr>
      <w:sz w:val="21"/>
      <w:szCs w:val="21"/>
    </w:rPr>
  </w:style>
  <w:style w:type="paragraph" w:styleId="affa">
    <w:name w:val="annotation text"/>
    <w:basedOn w:val="a1"/>
    <w:link w:val="affb"/>
    <w:uiPriority w:val="99"/>
    <w:semiHidden/>
    <w:unhideWhenUsed/>
    <w:rsid w:val="008F5361"/>
  </w:style>
  <w:style w:type="character" w:customStyle="1" w:styleId="affb">
    <w:name w:val="批注文字 字符"/>
    <w:basedOn w:val="a2"/>
    <w:link w:val="affa"/>
    <w:uiPriority w:val="99"/>
    <w:semiHidden/>
    <w:rsid w:val="008F5361"/>
    <w:rPr>
      <w:rFonts w:ascii="宋体" w:eastAsia="宋体" w:hAnsi="宋体"/>
      <w:sz w:val="17"/>
    </w:rPr>
  </w:style>
  <w:style w:type="paragraph" w:styleId="affc">
    <w:name w:val="annotation subject"/>
    <w:basedOn w:val="affa"/>
    <w:next w:val="affa"/>
    <w:link w:val="affd"/>
    <w:uiPriority w:val="99"/>
    <w:semiHidden/>
    <w:unhideWhenUsed/>
    <w:rsid w:val="008F5361"/>
    <w:rPr>
      <w:b/>
      <w:bCs/>
    </w:rPr>
  </w:style>
  <w:style w:type="character" w:customStyle="1" w:styleId="affd">
    <w:name w:val="批注主题 字符"/>
    <w:basedOn w:val="affb"/>
    <w:link w:val="affc"/>
    <w:uiPriority w:val="99"/>
    <w:semiHidden/>
    <w:rsid w:val="008F5361"/>
    <w:rPr>
      <w:rFonts w:ascii="宋体" w:eastAsia="宋体" w:hAnsi="宋体"/>
      <w:b/>
      <w:bCs/>
      <w:sz w:val="17"/>
    </w:rPr>
  </w:style>
  <w:style w:type="paragraph" w:styleId="affe">
    <w:name w:val="Balloon Text"/>
    <w:basedOn w:val="a1"/>
    <w:link w:val="afff"/>
    <w:uiPriority w:val="99"/>
    <w:semiHidden/>
    <w:unhideWhenUsed/>
    <w:rsid w:val="008F5361"/>
    <w:pPr>
      <w:spacing w:after="0" w:line="240" w:lineRule="auto"/>
    </w:pPr>
    <w:rPr>
      <w:sz w:val="18"/>
      <w:szCs w:val="18"/>
    </w:rPr>
  </w:style>
  <w:style w:type="character" w:customStyle="1" w:styleId="afff">
    <w:name w:val="批注框文本 字符"/>
    <w:basedOn w:val="a2"/>
    <w:link w:val="affe"/>
    <w:uiPriority w:val="99"/>
    <w:semiHidden/>
    <w:rsid w:val="008F5361"/>
    <w:rPr>
      <w:rFonts w:ascii="宋体" w:eastAsia="宋体" w:hAnsi="宋体"/>
      <w:sz w:val="18"/>
      <w:szCs w:val="18"/>
    </w:rPr>
  </w:style>
  <w:style w:type="paragraph" w:styleId="afff0">
    <w:name w:val="Revision"/>
    <w:hidden/>
    <w:uiPriority w:val="99"/>
    <w:semiHidden/>
    <w:rsid w:val="00350F10"/>
    <w:pPr>
      <w:spacing w:after="0" w:line="240" w:lineRule="auto"/>
    </w:pPr>
    <w:rPr>
      <w:rFonts w:ascii="宋体" w:eastAsia="宋体" w:hAnsi="宋体"/>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8D05CD-A7BE-4A4F-82A8-D8DDC6CC2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700</Words>
  <Characters>3992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代理</dc:creator>
  <cp:keywords/>
  <dc:description/>
  <cp:lastModifiedBy>leo@csivo.com</cp:lastModifiedBy>
  <cp:revision>2</cp:revision>
  <dcterms:created xsi:type="dcterms:W3CDTF">2026-07-27T10:14:00Z</dcterms:created>
  <dcterms:modified xsi:type="dcterms:W3CDTF">2026-07-27T10:14:00Z</dcterms:modified>
  <cp:category/>
</cp:coreProperties>
</file>